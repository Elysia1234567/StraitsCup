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7379"/>
        </w:tabs>
        <w:jc w:val="left"/>
        <w:rPr>
          <w:rFonts w:eastAsia="黑体" w:cs="Times New Roman"/>
          <w:b/>
          <w:sz w:val="21"/>
          <w:szCs w:val="21"/>
        </w:rPr>
      </w:pPr>
      <w:r>
        <w:rPr>
          <w:rFonts w:eastAsia="黑体" w:cs="Times New Roman"/>
          <w:b/>
          <w:sz w:val="21"/>
          <w:szCs w:val="21"/>
        </w:rPr>
        <w:fldChar w:fldCharType="begin"/>
      </w:r>
      <w:r>
        <w:rPr>
          <w:rFonts w:eastAsia="黑体" w:cs="Times New Roman"/>
          <w:b/>
          <w:sz w:val="21"/>
          <w:szCs w:val="21"/>
        </w:rPr>
        <w:instrText xml:space="preserve"> MACROBUTTON MTEditEquationSection2 </w:instrText>
      </w:r>
      <w:r>
        <w:rPr>
          <w:rStyle w:val="61"/>
          <w:rFonts w:cs="Times New Roman"/>
        </w:rPr>
        <w:instrText xml:space="preserve">Equation Chapter 1 Section 1</w:instrText>
      </w:r>
      <w:r>
        <w:rPr>
          <w:rFonts w:eastAsia="黑体" w:cs="Times New Roman"/>
          <w:b/>
          <w:sz w:val="21"/>
          <w:szCs w:val="21"/>
        </w:rPr>
        <w:fldChar w:fldCharType="begin"/>
      </w:r>
      <w:r>
        <w:rPr>
          <w:rFonts w:eastAsia="黑体" w:cs="Times New Roman"/>
          <w:b/>
          <w:sz w:val="21"/>
          <w:szCs w:val="21"/>
        </w:rPr>
        <w:instrText xml:space="preserve"> SEQ MTEqn \r \h \* MERGEFORMAT </w:instrText>
      </w:r>
      <w:r>
        <w:rPr>
          <w:rFonts w:eastAsia="黑体" w:cs="Times New Roman"/>
          <w:b/>
          <w:sz w:val="21"/>
          <w:szCs w:val="21"/>
        </w:rPr>
        <w:fldChar w:fldCharType="end"/>
      </w:r>
      <w:r>
        <w:rPr>
          <w:rFonts w:eastAsia="黑体" w:cs="Times New Roman"/>
          <w:b/>
          <w:sz w:val="21"/>
          <w:szCs w:val="21"/>
        </w:rPr>
        <w:fldChar w:fldCharType="begin"/>
      </w:r>
      <w:r>
        <w:rPr>
          <w:rFonts w:eastAsia="黑体" w:cs="Times New Roman"/>
          <w:b/>
          <w:sz w:val="21"/>
          <w:szCs w:val="21"/>
        </w:rPr>
        <w:instrText xml:space="preserve"> SEQ MTSec \r 1 \h \* MERGEFORMAT </w:instrText>
      </w:r>
      <w:r>
        <w:rPr>
          <w:rFonts w:eastAsia="黑体" w:cs="Times New Roman"/>
          <w:b/>
          <w:sz w:val="21"/>
          <w:szCs w:val="21"/>
        </w:rPr>
        <w:fldChar w:fldCharType="end"/>
      </w:r>
      <w:r>
        <w:rPr>
          <w:rFonts w:eastAsia="黑体" w:cs="Times New Roman"/>
          <w:b/>
          <w:sz w:val="21"/>
          <w:szCs w:val="21"/>
        </w:rPr>
        <w:fldChar w:fldCharType="begin"/>
      </w:r>
      <w:r>
        <w:rPr>
          <w:rFonts w:eastAsia="黑体" w:cs="Times New Roman"/>
          <w:b/>
          <w:sz w:val="21"/>
          <w:szCs w:val="21"/>
        </w:rPr>
        <w:instrText xml:space="preserve"> SEQ MTChap \r 1 \h \* MERGEFORMAT </w:instrText>
      </w:r>
      <w:r>
        <w:rPr>
          <w:rFonts w:eastAsia="黑体" w:cs="Times New Roman"/>
          <w:b/>
          <w:sz w:val="21"/>
          <w:szCs w:val="21"/>
        </w:rPr>
        <w:fldChar w:fldCharType="end"/>
      </w:r>
      <w:r>
        <w:rPr>
          <w:rFonts w:eastAsia="黑体" w:cs="Times New Roman"/>
          <w:b/>
          <w:sz w:val="21"/>
          <w:szCs w:val="21"/>
        </w:rPr>
        <w:fldChar w:fldCharType="end"/>
      </w:r>
      <w:r>
        <w:rPr>
          <w:rFonts w:eastAsia="黑体" w:cs="Times New Roman"/>
          <w:b/>
          <w:sz w:val="21"/>
          <w:szCs w:val="21"/>
        </w:rPr>
        <w:t>中图分类号：</w:t>
      </w:r>
      <w:r>
        <w:rPr>
          <w:rFonts w:eastAsia="黑体" w:cs="Times New Roman"/>
          <w:b/>
          <w:color w:val="FF0000"/>
          <w:sz w:val="21"/>
          <w:szCs w:val="21"/>
        </w:rPr>
        <w:t>TP391.4</w:t>
      </w:r>
    </w:p>
    <w:p>
      <w:pPr>
        <w:tabs>
          <w:tab w:val="left" w:pos="6804"/>
        </w:tabs>
        <w:jc w:val="left"/>
        <w:rPr>
          <w:rFonts w:eastAsia="黑体" w:cs="Times New Roman"/>
          <w:b/>
          <w:color w:val="FF0000"/>
          <w:sz w:val="21"/>
          <w:szCs w:val="21"/>
        </w:rPr>
      </w:pPr>
      <w:r>
        <w:rPr>
          <w:rFonts w:eastAsia="黑体" w:cs="Times New Roman"/>
          <w:b/>
          <w:spacing w:val="35"/>
          <w:kern w:val="0"/>
          <w:sz w:val="21"/>
          <w:szCs w:val="21"/>
          <w:fitText w:val="1055" w:id="1270593536"/>
        </w:rPr>
        <w:t>论文编</w:t>
      </w:r>
      <w:r>
        <w:rPr>
          <w:rFonts w:eastAsia="黑体" w:cs="Times New Roman"/>
          <w:b/>
          <w:spacing w:val="2"/>
          <w:kern w:val="0"/>
          <w:sz w:val="21"/>
          <w:szCs w:val="21"/>
          <w:fitText w:val="1055" w:id="1270593536"/>
        </w:rPr>
        <w:t>号</w:t>
      </w:r>
      <w:r>
        <w:rPr>
          <w:rFonts w:eastAsia="黑体" w:cs="Times New Roman"/>
          <w:b/>
          <w:sz w:val="21"/>
          <w:szCs w:val="21"/>
        </w:rPr>
        <w:t>：</w:t>
      </w:r>
      <w:r>
        <w:rPr>
          <w:rFonts w:eastAsia="黑体" w:cs="Times New Roman"/>
          <w:b/>
          <w:color w:val="FF0000"/>
          <w:sz w:val="21"/>
          <w:szCs w:val="21"/>
        </w:rPr>
        <w:t>10006ID123456</w:t>
      </w:r>
    </w:p>
    <w:p>
      <w:pPr>
        <w:tabs>
          <w:tab w:val="left" w:pos="6804"/>
        </w:tabs>
        <w:jc w:val="left"/>
        <w:rPr>
          <w:rFonts w:eastAsia="黑体" w:cs="Times New Roman"/>
          <w:bCs/>
          <w:sz w:val="21"/>
          <w:szCs w:val="21"/>
        </w:rPr>
      </w:pPr>
      <w:r>
        <w:rPr>
          <w:rFonts w:hint="eastAsia" w:eastAsia="黑体" w:cs="Times New Roman"/>
          <w:b/>
          <w:color w:val="FF0000"/>
          <w:sz w:val="21"/>
          <w:szCs w:val="21"/>
        </w:rPr>
        <w:t>秘密</w:t>
      </w:r>
      <w:r>
        <w:rPr>
          <w:rFonts w:hint="eastAsia" w:ascii="黑体" w:hAnsi="黑体" w:eastAsia="黑体" w:cs="Segoe UI Symbol"/>
          <w:b/>
          <w:color w:val="FF0000"/>
          <w:sz w:val="21"/>
          <w:szCs w:val="21"/>
        </w:rPr>
        <w:t xml:space="preserve">☆ </w:t>
      </w:r>
      <w:r>
        <w:rPr>
          <w:rFonts w:eastAsia="黑体" w:cs="Times New Roman"/>
          <w:b/>
          <w:color w:val="FF0000"/>
          <w:sz w:val="21"/>
          <w:szCs w:val="21"/>
        </w:rPr>
        <w:t>5</w:t>
      </w:r>
      <w:r>
        <w:rPr>
          <w:rFonts w:hint="eastAsia" w:ascii="黑体" w:hAnsi="黑体" w:eastAsia="黑体" w:cs="Segoe UI Symbol"/>
          <w:b/>
          <w:color w:val="FF0000"/>
          <w:sz w:val="21"/>
          <w:szCs w:val="21"/>
        </w:rPr>
        <w:t>年 （</w:t>
      </w:r>
      <w:r>
        <w:rPr>
          <w:rFonts w:eastAsia="黑体" w:cs="Times New Roman"/>
          <w:b/>
          <w:color w:val="FF0000"/>
          <w:sz w:val="21"/>
          <w:szCs w:val="21"/>
        </w:rPr>
        <w:t>!</w:t>
      </w:r>
      <w:r>
        <w:rPr>
          <w:rFonts w:hint="eastAsia" w:eastAsia="黑体" w:cs="Times New Roman"/>
          <w:b/>
          <w:color w:val="FF0000"/>
          <w:sz w:val="21"/>
          <w:szCs w:val="21"/>
        </w:rPr>
        <w:t>此处密级仅供格式说明</w:t>
      </w:r>
      <w:r>
        <w:rPr>
          <w:rFonts w:eastAsia="黑体" w:cs="Times New Roman"/>
          <w:b/>
          <w:color w:val="FF0000"/>
          <w:sz w:val="21"/>
          <w:szCs w:val="21"/>
        </w:rPr>
        <w:t>!</w:t>
      </w:r>
      <w:r>
        <w:rPr>
          <w:rFonts w:hint="eastAsia" w:ascii="黑体" w:hAnsi="黑体" w:eastAsia="黑体" w:cs="Segoe UI Symbol"/>
          <w:b/>
          <w:color w:val="FF0000"/>
          <w:sz w:val="21"/>
          <w:szCs w:val="21"/>
        </w:rPr>
        <w:t>）</w:t>
      </w:r>
    </w:p>
    <w:p>
      <w:pPr>
        <w:jc w:val="center"/>
        <w:rPr>
          <w:rFonts w:eastAsia="黑体" w:cs="Times New Roman"/>
          <w:sz w:val="44"/>
          <w:szCs w:val="44"/>
        </w:rPr>
      </w:pPr>
    </w:p>
    <w:p>
      <w:pPr>
        <w:jc w:val="center"/>
        <w:rPr>
          <w:rFonts w:eastAsia="黑体" w:cs="Times New Roman"/>
          <w:sz w:val="44"/>
          <w:szCs w:val="44"/>
        </w:rPr>
      </w:pPr>
      <w:r>
        <w:rPr>
          <w:rFonts w:eastAsia="黑体" w:cs="Times New Roman"/>
          <w:sz w:val="44"/>
          <w:szCs w:val="44"/>
        </w:rPr>
        <w:drawing>
          <wp:inline distT="0" distB="0" distL="0" distR="0">
            <wp:extent cx="3082925" cy="429260"/>
            <wp:effectExtent l="0" t="0" r="3175" b="889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2" cstate="print">
                      <a:extLst>
                        <a:ext uri="{28A0092B-C50C-407E-A947-70E740481C1C}">
                          <a14:useLocalDpi xmlns:a14="http://schemas.microsoft.com/office/drawing/2010/main" val="0"/>
                        </a:ext>
                      </a:extLst>
                    </a:blip>
                    <a:srcRect b="20428"/>
                    <a:stretch>
                      <a:fillRect/>
                    </a:stretch>
                  </pic:blipFill>
                  <pic:spPr>
                    <a:xfrm>
                      <a:off x="0" y="0"/>
                      <a:ext cx="3287286" cy="458068"/>
                    </a:xfrm>
                    <a:prstGeom prst="rect">
                      <a:avLst/>
                    </a:prstGeom>
                    <a:ln>
                      <a:noFill/>
                    </a:ln>
                  </pic:spPr>
                </pic:pic>
              </a:graphicData>
            </a:graphic>
          </wp:inline>
        </w:drawing>
      </w:r>
    </w:p>
    <w:p>
      <w:pPr>
        <w:jc w:val="center"/>
        <w:rPr>
          <w:rFonts w:eastAsia="华文行楷" w:cs="Times New Roman"/>
          <w:sz w:val="96"/>
          <w:szCs w:val="28"/>
        </w:rPr>
      </w:pPr>
      <w:r>
        <w:rPr>
          <w:rFonts w:eastAsia="华文行楷" w:cs="Times New Roman"/>
          <w:spacing w:val="192"/>
          <w:kern w:val="0"/>
          <w:sz w:val="96"/>
          <w:szCs w:val="28"/>
          <w:fitText w:val="7680" w:id="1265460224"/>
        </w:rPr>
        <w:t>硕士学位论</w:t>
      </w:r>
      <w:r>
        <w:rPr>
          <w:rFonts w:eastAsia="华文行楷" w:cs="Times New Roman"/>
          <w:spacing w:val="0"/>
          <w:kern w:val="0"/>
          <w:sz w:val="96"/>
          <w:szCs w:val="28"/>
          <w:fitText w:val="7680" w:id="1265460224"/>
        </w:rPr>
        <w:t>文</w:t>
      </w:r>
    </w:p>
    <w:p>
      <w:pPr>
        <w:jc w:val="center"/>
        <w:rPr>
          <w:rFonts w:eastAsia="黑体" w:cs="Times New Roman"/>
          <w:sz w:val="44"/>
          <w:szCs w:val="72"/>
        </w:rPr>
      </w:pPr>
    </w:p>
    <w:p>
      <w:pPr>
        <w:jc w:val="center"/>
        <w:rPr>
          <w:rFonts w:eastAsia="黑体" w:cs="Times New Roman"/>
          <w:sz w:val="44"/>
          <w:szCs w:val="72"/>
        </w:rPr>
      </w:pPr>
    </w:p>
    <w:p>
      <w:pPr>
        <w:jc w:val="center"/>
        <w:rPr>
          <w:rFonts w:cs="Times New Roman"/>
          <w:b/>
          <w:sz w:val="72"/>
        </w:rPr>
      </w:pPr>
      <w:r>
        <w:rPr>
          <w:rFonts w:hint="eastAsia" w:cs="Times New Roman"/>
          <w:b/>
          <w:sz w:val="72"/>
        </w:rPr>
        <w:t>北京航空航天大学</w:t>
      </w:r>
    </w:p>
    <w:p>
      <w:pPr>
        <w:jc w:val="center"/>
        <w:rPr>
          <w:rFonts w:cs="Times New Roman"/>
          <w:b/>
          <w:sz w:val="72"/>
        </w:rPr>
      </w:pPr>
      <w:r>
        <w:rPr>
          <w:rFonts w:hint="eastAsia" w:cs="Times New Roman"/>
          <w:b/>
          <w:sz w:val="72"/>
        </w:rPr>
        <w:t>学位论文模板</w:t>
      </w:r>
    </w:p>
    <w:p>
      <w:pPr>
        <w:jc w:val="center"/>
        <w:rPr>
          <w:rFonts w:eastAsia="黑体" w:cs="Times New Roman"/>
          <w:sz w:val="44"/>
          <w:szCs w:val="44"/>
        </w:rPr>
      </w:pPr>
    </w:p>
    <w:p>
      <w:pPr>
        <w:jc w:val="center"/>
        <w:rPr>
          <w:rFonts w:eastAsia="黑体" w:cs="Times New Roman"/>
          <w:sz w:val="44"/>
          <w:szCs w:val="44"/>
        </w:rPr>
      </w:pPr>
    </w:p>
    <w:p>
      <w:pPr>
        <w:jc w:val="center"/>
        <w:rPr>
          <w:rFonts w:eastAsia="黑体" w:cs="Times New Roman"/>
          <w:sz w:val="44"/>
          <w:szCs w:val="44"/>
        </w:rPr>
      </w:pPr>
    </w:p>
    <w:p>
      <w:pPr>
        <w:ind w:left="2692" w:leftChars="1003" w:hanging="285" w:hangingChars="95"/>
        <w:jc w:val="left"/>
        <w:rPr>
          <w:rFonts w:eastAsia="黑体" w:cs="Times New Roman"/>
          <w:sz w:val="30"/>
          <w:szCs w:val="30"/>
        </w:rPr>
      </w:pPr>
      <w:r>
        <w:rPr>
          <w:rFonts w:eastAsia="黑体" w:cs="Times New Roman"/>
          <w:sz w:val="30"/>
          <w:szCs w:val="30"/>
        </w:rPr>
        <w:t xml:space="preserve">作 者 姓 名   </w:t>
      </w:r>
      <w:r>
        <w:rPr>
          <w:rFonts w:hint="eastAsia" w:eastAsia="黑体" w:cs="Times New Roman"/>
          <w:sz w:val="30"/>
          <w:szCs w:val="30"/>
        </w:rPr>
        <w:t>作者姓名</w:t>
      </w:r>
      <w:r>
        <w:rPr>
          <w:rFonts w:eastAsia="黑体" w:cs="Times New Roman"/>
          <w:sz w:val="30"/>
          <w:szCs w:val="30"/>
        </w:rPr>
        <w:t xml:space="preserve">          </w:t>
      </w:r>
    </w:p>
    <w:p>
      <w:pPr>
        <w:ind w:left="2692" w:leftChars="1003" w:hanging="285" w:hangingChars="95"/>
        <w:jc w:val="left"/>
        <w:rPr>
          <w:rFonts w:eastAsia="黑体" w:cs="Times New Roman"/>
          <w:sz w:val="30"/>
          <w:szCs w:val="30"/>
        </w:rPr>
      </w:pPr>
      <w:r>
        <w:rPr>
          <w:rFonts w:eastAsia="黑体" w:cs="Times New Roman"/>
          <w:sz w:val="30"/>
          <w:szCs w:val="30"/>
        </w:rPr>
        <w:t xml:space="preserve">学 科 专 业   </w:t>
      </w:r>
      <w:r>
        <w:rPr>
          <w:rFonts w:hint="eastAsia" w:eastAsia="黑体" w:cs="Times New Roman"/>
          <w:sz w:val="30"/>
          <w:szCs w:val="30"/>
        </w:rPr>
        <w:t>二级学科专业</w:t>
      </w:r>
    </w:p>
    <w:p>
      <w:pPr>
        <w:spacing w:line="240" w:lineRule="auto"/>
        <w:ind w:left="2692" w:leftChars="1003" w:hanging="285" w:hangingChars="95"/>
        <w:jc w:val="left"/>
        <w:rPr>
          <w:rFonts w:eastAsia="黑体" w:cs="Times New Roman"/>
          <w:sz w:val="30"/>
          <w:szCs w:val="30"/>
        </w:rPr>
      </w:pPr>
      <w:r>
        <w:rPr>
          <w:rFonts w:eastAsia="黑体" w:cs="Times New Roman"/>
          <w:sz w:val="30"/>
          <w:szCs w:val="30"/>
        </w:rPr>
        <w:t xml:space="preserve">指 导 老 师   </w:t>
      </w:r>
      <w:r>
        <w:rPr>
          <w:rFonts w:hint="eastAsia" w:eastAsia="黑体" w:cs="Times New Roman"/>
          <w:sz w:val="30"/>
          <w:szCs w:val="30"/>
        </w:rPr>
        <w:t>导师姓名</w:t>
      </w:r>
      <w:r>
        <w:rPr>
          <w:rFonts w:eastAsia="黑体" w:cs="Times New Roman"/>
          <w:sz w:val="30"/>
          <w:szCs w:val="30"/>
        </w:rPr>
        <w:t xml:space="preserve">  教 授</w:t>
      </w:r>
      <w:r>
        <w:rPr>
          <w:rFonts w:hint="eastAsia" w:eastAsia="黑体" w:cs="Times New Roman"/>
          <w:sz w:val="30"/>
          <w:szCs w:val="30"/>
        </w:rPr>
        <w:t xml:space="preserve">   </w:t>
      </w:r>
    </w:p>
    <w:p>
      <w:pPr>
        <w:spacing w:line="240" w:lineRule="auto"/>
        <w:ind w:left="2692" w:leftChars="1003" w:hanging="285" w:hangingChars="95"/>
        <w:jc w:val="left"/>
        <w:rPr>
          <w:rFonts w:eastAsia="黑体" w:cs="Times New Roman"/>
          <w:sz w:val="30"/>
          <w:szCs w:val="30"/>
        </w:rPr>
      </w:pPr>
      <w:r>
        <w:rPr>
          <w:rFonts w:eastAsia="黑体" w:cs="Times New Roman"/>
          <w:sz w:val="30"/>
          <w:szCs w:val="30"/>
        </w:rPr>
        <w:t xml:space="preserve">              </w:t>
      </w:r>
      <w:r>
        <w:rPr>
          <w:rFonts w:hint="eastAsia" w:eastAsia="黑体" w:cs="Times New Roman"/>
          <w:sz w:val="30"/>
          <w:szCs w:val="30"/>
        </w:rPr>
        <w:t xml:space="preserve">辅 导 师  职 称   </w:t>
      </w:r>
    </w:p>
    <w:p>
      <w:pPr>
        <w:ind w:left="2692" w:leftChars="1003" w:hanging="285" w:hangingChars="95"/>
        <w:jc w:val="left"/>
        <w:rPr>
          <w:rFonts w:eastAsia="黑体" w:cs="Times New Roman"/>
          <w:sz w:val="30"/>
          <w:szCs w:val="30"/>
        </w:rPr>
      </w:pPr>
      <w:r>
        <w:rPr>
          <w:rFonts w:eastAsia="黑体" w:cs="Times New Roman"/>
          <w:sz w:val="30"/>
          <w:szCs w:val="30"/>
        </w:rPr>
        <w:t xml:space="preserve">培 养 院 系   宇航学院          </w:t>
      </w:r>
    </w:p>
    <w:p>
      <w:pPr>
        <w:jc w:val="left"/>
        <w:rPr>
          <w:rFonts w:eastAsia="黑体" w:cs="Times New Roman"/>
          <w:sz w:val="30"/>
          <w:szCs w:val="30"/>
        </w:rPr>
      </w:pPr>
    </w:p>
    <w:p>
      <w:pPr>
        <w:ind w:left="285" w:hanging="285" w:hangingChars="95"/>
        <w:jc w:val="left"/>
        <w:rPr>
          <w:rFonts w:eastAsia="黑体" w:cs="Times New Roman"/>
          <w:sz w:val="30"/>
          <w:szCs w:val="30"/>
        </w:rPr>
        <w:sectPr>
          <w:headerReference r:id="rId7" w:type="first"/>
          <w:footerReference r:id="rId10" w:type="first"/>
          <w:headerReference r:id="rId5" w:type="default"/>
          <w:footerReference r:id="rId8" w:type="default"/>
          <w:headerReference r:id="rId6" w:type="even"/>
          <w:footerReference r:id="rId9" w:type="even"/>
          <w:pgSz w:w="11906" w:h="16838"/>
          <w:pgMar w:top="1418" w:right="1418" w:bottom="1418" w:left="1418" w:header="851" w:footer="851" w:gutter="0"/>
          <w:pgNumType w:fmt="upperRoman" w:start="1"/>
          <w:cols w:space="425" w:num="1"/>
          <w:docGrid w:type="linesAndChars" w:linePitch="326" w:charSpace="0"/>
        </w:sectPr>
      </w:pPr>
    </w:p>
    <w:p>
      <w:pPr>
        <w:ind w:left="285" w:hanging="285" w:hangingChars="95"/>
        <w:jc w:val="left"/>
        <w:rPr>
          <w:rFonts w:eastAsia="黑体" w:cs="Times New Roman"/>
          <w:sz w:val="30"/>
          <w:szCs w:val="30"/>
        </w:rPr>
      </w:pPr>
    </w:p>
    <w:p>
      <w:pPr>
        <w:jc w:val="center"/>
        <w:rPr>
          <w:rFonts w:eastAsia="黑体" w:cs="Times New Roman"/>
          <w:sz w:val="44"/>
          <w:szCs w:val="72"/>
        </w:rPr>
      </w:pPr>
    </w:p>
    <w:p>
      <w:pPr>
        <w:jc w:val="center"/>
        <w:rPr>
          <w:rFonts w:eastAsia="黑体" w:cs="Times New Roman"/>
          <w:sz w:val="44"/>
          <w:szCs w:val="72"/>
        </w:rPr>
      </w:pPr>
    </w:p>
    <w:p>
      <w:pPr>
        <w:spacing w:line="240" w:lineRule="auto"/>
        <w:jc w:val="center"/>
        <w:rPr>
          <w:rFonts w:eastAsia="黑体" w:cs="Times New Roman"/>
          <w:b/>
          <w:sz w:val="36"/>
          <w:szCs w:val="36"/>
        </w:rPr>
      </w:pPr>
      <w:r>
        <w:rPr>
          <w:rFonts w:eastAsia="黑体" w:cs="Times New Roman"/>
          <w:b/>
          <w:sz w:val="36"/>
          <w:szCs w:val="36"/>
        </w:rPr>
        <w:t>Thesis Template for BUAA Graduates</w:t>
      </w:r>
    </w:p>
    <w:p>
      <w:pPr>
        <w:spacing w:line="240" w:lineRule="auto"/>
        <w:jc w:val="center"/>
        <w:rPr>
          <w:rFonts w:eastAsia="黑体" w:cs="Times New Roman"/>
          <w:b/>
          <w:sz w:val="36"/>
          <w:szCs w:val="36"/>
        </w:rPr>
      </w:pPr>
    </w:p>
    <w:p>
      <w:pPr>
        <w:spacing w:line="240" w:lineRule="auto"/>
        <w:jc w:val="center"/>
        <w:rPr>
          <w:rFonts w:eastAsia="黑体" w:cs="Times New Roman"/>
          <w:b/>
          <w:sz w:val="36"/>
          <w:szCs w:val="36"/>
        </w:rPr>
      </w:pPr>
    </w:p>
    <w:p>
      <w:pPr>
        <w:spacing w:line="240" w:lineRule="auto"/>
        <w:jc w:val="center"/>
        <w:rPr>
          <w:rFonts w:eastAsia="黑体" w:cs="Times New Roman"/>
          <w:sz w:val="28"/>
          <w:szCs w:val="28"/>
        </w:rPr>
      </w:pPr>
      <w:r>
        <w:rPr>
          <w:rFonts w:eastAsia="黑体" w:cs="Times New Roman"/>
          <w:sz w:val="28"/>
          <w:szCs w:val="28"/>
        </w:rPr>
        <w:t>A Dissertation Submitted for the Degree of Master</w:t>
      </w:r>
    </w:p>
    <w:p>
      <w:pPr>
        <w:jc w:val="center"/>
        <w:rPr>
          <w:rFonts w:eastAsia="黑体" w:cs="Times New Roman"/>
          <w:sz w:val="44"/>
          <w:szCs w:val="44"/>
        </w:rPr>
      </w:pPr>
    </w:p>
    <w:p>
      <w:pPr>
        <w:jc w:val="center"/>
        <w:rPr>
          <w:rFonts w:eastAsia="黑体" w:cs="Times New Roman"/>
          <w:sz w:val="44"/>
          <w:szCs w:val="44"/>
        </w:rPr>
      </w:pPr>
    </w:p>
    <w:p>
      <w:pPr>
        <w:jc w:val="center"/>
        <w:rPr>
          <w:rFonts w:eastAsia="黑体" w:cs="Times New Roman"/>
          <w:sz w:val="44"/>
          <w:szCs w:val="44"/>
        </w:rPr>
      </w:pPr>
    </w:p>
    <w:p>
      <w:pPr>
        <w:spacing w:line="240" w:lineRule="auto"/>
        <w:ind w:firstLine="2694"/>
        <w:rPr>
          <w:rFonts w:eastAsia="黑体" w:cs="Times New Roman"/>
          <w:b/>
          <w:sz w:val="32"/>
          <w:szCs w:val="32"/>
        </w:rPr>
      </w:pPr>
      <w:r>
        <w:rPr>
          <w:rFonts w:eastAsia="黑体" w:cs="Times New Roman"/>
          <w:b/>
          <w:spacing w:val="7"/>
          <w:kern w:val="0"/>
          <w:sz w:val="32"/>
          <w:szCs w:val="32"/>
          <w:fitText w:val="1483" w:id="1552073472"/>
        </w:rPr>
        <w:t>Candidat</w:t>
      </w:r>
      <w:r>
        <w:rPr>
          <w:rFonts w:eastAsia="黑体" w:cs="Times New Roman"/>
          <w:b/>
          <w:spacing w:val="4"/>
          <w:kern w:val="0"/>
          <w:sz w:val="32"/>
          <w:szCs w:val="32"/>
          <w:fitText w:val="1483" w:id="1552073472"/>
        </w:rPr>
        <w:t>e</w:t>
      </w:r>
      <w:r>
        <w:rPr>
          <w:rFonts w:eastAsia="黑体" w:cs="Times New Roman"/>
          <w:b/>
          <w:sz w:val="32"/>
          <w:szCs w:val="32"/>
        </w:rPr>
        <w:t>: Student</w:t>
      </w:r>
    </w:p>
    <w:p>
      <w:pPr>
        <w:spacing w:line="240" w:lineRule="auto"/>
        <w:ind w:firstLine="2694"/>
        <w:rPr>
          <w:rFonts w:eastAsia="黑体" w:cs="Times New Roman"/>
          <w:b/>
          <w:sz w:val="32"/>
          <w:szCs w:val="32"/>
        </w:rPr>
      </w:pPr>
      <w:r>
        <w:rPr>
          <w:rFonts w:eastAsia="黑体" w:cs="Times New Roman"/>
          <w:b/>
          <w:sz w:val="32"/>
          <w:szCs w:val="32"/>
        </w:rPr>
        <w:t xml:space="preserve">Supervisor: Prof. </w:t>
      </w:r>
      <w:r>
        <w:rPr>
          <w:rFonts w:hint="eastAsia" w:eastAsia="黑体" w:cs="Times New Roman"/>
          <w:b/>
          <w:sz w:val="32"/>
          <w:szCs w:val="32"/>
        </w:rPr>
        <w:t>Tutor</w:t>
      </w:r>
    </w:p>
    <w:p>
      <w:pPr>
        <w:jc w:val="center"/>
        <w:rPr>
          <w:rFonts w:eastAsia="黑体" w:cs="Times New Roman"/>
          <w:sz w:val="44"/>
          <w:szCs w:val="44"/>
        </w:rPr>
      </w:pPr>
    </w:p>
    <w:p>
      <w:pPr>
        <w:jc w:val="center"/>
        <w:rPr>
          <w:rFonts w:eastAsia="黑体" w:cs="Times New Roman"/>
          <w:sz w:val="44"/>
          <w:szCs w:val="44"/>
        </w:rPr>
      </w:pPr>
    </w:p>
    <w:p>
      <w:pPr>
        <w:jc w:val="center"/>
        <w:rPr>
          <w:rFonts w:eastAsia="黑体" w:cs="Times New Roman"/>
          <w:sz w:val="44"/>
          <w:szCs w:val="44"/>
        </w:rPr>
      </w:pPr>
    </w:p>
    <w:p>
      <w:pPr>
        <w:jc w:val="center"/>
        <w:rPr>
          <w:rFonts w:eastAsia="黑体" w:cs="Times New Roman"/>
          <w:sz w:val="44"/>
          <w:szCs w:val="44"/>
        </w:rPr>
      </w:pPr>
    </w:p>
    <w:p>
      <w:pPr>
        <w:jc w:val="center"/>
        <w:rPr>
          <w:rFonts w:eastAsia="黑体" w:cs="Times New Roman"/>
          <w:sz w:val="44"/>
          <w:szCs w:val="44"/>
        </w:rPr>
      </w:pPr>
    </w:p>
    <w:p>
      <w:pPr>
        <w:jc w:val="center"/>
        <w:rPr>
          <w:rFonts w:eastAsia="黑体" w:cs="Times New Roman"/>
          <w:sz w:val="44"/>
          <w:szCs w:val="44"/>
        </w:rPr>
      </w:pPr>
    </w:p>
    <w:p>
      <w:pPr>
        <w:spacing w:line="240" w:lineRule="auto"/>
        <w:jc w:val="center"/>
        <w:rPr>
          <w:rFonts w:eastAsia="黑体" w:cs="Times New Roman"/>
          <w:sz w:val="30"/>
          <w:szCs w:val="30"/>
        </w:rPr>
      </w:pPr>
      <w:r>
        <w:rPr>
          <w:rFonts w:eastAsia="黑体" w:cs="Times New Roman"/>
          <w:sz w:val="30"/>
          <w:szCs w:val="30"/>
        </w:rPr>
        <w:t>School of Astronautics</w:t>
      </w:r>
    </w:p>
    <w:p>
      <w:pPr>
        <w:spacing w:line="240" w:lineRule="auto"/>
        <w:jc w:val="center"/>
        <w:rPr>
          <w:rFonts w:eastAsia="黑体" w:cs="Times New Roman"/>
          <w:sz w:val="30"/>
          <w:szCs w:val="30"/>
        </w:rPr>
      </w:pPr>
      <w:r>
        <w:rPr>
          <w:rFonts w:eastAsia="黑体" w:cs="Times New Roman"/>
          <w:sz w:val="30"/>
          <w:szCs w:val="30"/>
        </w:rPr>
        <w:t>Beihang University, Beijing, China</w:t>
      </w:r>
    </w:p>
    <w:p>
      <w:pPr>
        <w:spacing w:line="240" w:lineRule="auto"/>
        <w:rPr>
          <w:rFonts w:eastAsia="黑体" w:cs="Times New Roman"/>
          <w:sz w:val="32"/>
          <w:szCs w:val="32"/>
        </w:rPr>
      </w:pPr>
    </w:p>
    <w:p>
      <w:pPr>
        <w:spacing w:line="240" w:lineRule="auto"/>
        <w:rPr>
          <w:rFonts w:eastAsia="黑体" w:cs="Times New Roman"/>
          <w:sz w:val="44"/>
          <w:szCs w:val="44"/>
        </w:rPr>
        <w:sectPr>
          <w:pgSz w:w="11906" w:h="16838"/>
          <w:pgMar w:top="1418" w:right="1418" w:bottom="1418" w:left="1418" w:header="851" w:footer="851" w:gutter="0"/>
          <w:pgNumType w:fmt="upperRoman" w:start="1"/>
          <w:cols w:space="425" w:num="1"/>
          <w:docGrid w:type="linesAndChars" w:linePitch="326" w:charSpace="0"/>
        </w:sectPr>
      </w:pPr>
    </w:p>
    <w:p>
      <w:pPr>
        <w:tabs>
          <w:tab w:val="left" w:pos="7797"/>
        </w:tabs>
        <w:jc w:val="left"/>
        <w:rPr>
          <w:rFonts w:eastAsia="黑体" w:cs="Times New Roman"/>
          <w:b/>
          <w:sz w:val="21"/>
          <w:szCs w:val="21"/>
        </w:rPr>
      </w:pPr>
    </w:p>
    <w:p>
      <w:pPr>
        <w:tabs>
          <w:tab w:val="left" w:pos="7797"/>
        </w:tabs>
        <w:jc w:val="left"/>
        <w:rPr>
          <w:rFonts w:eastAsia="黑体" w:cs="Times New Roman"/>
          <w:b/>
          <w:sz w:val="21"/>
          <w:szCs w:val="21"/>
        </w:rPr>
      </w:pPr>
      <w:r>
        <w:rPr>
          <w:rFonts w:eastAsia="黑体" w:cs="Times New Roman"/>
          <w:b/>
          <w:sz w:val="21"/>
          <w:szCs w:val="21"/>
        </w:rPr>
        <w:fldChar w:fldCharType="begin"/>
      </w:r>
      <w:r>
        <w:rPr>
          <w:rFonts w:eastAsia="黑体" w:cs="Times New Roman"/>
          <w:b/>
          <w:sz w:val="21"/>
          <w:szCs w:val="21"/>
        </w:rPr>
        <w:instrText xml:space="preserve"> MACROBUTTON MTEditEquationSection2 </w:instrText>
      </w:r>
      <w:r>
        <w:rPr>
          <w:rStyle w:val="61"/>
          <w:rFonts w:cs="Times New Roman"/>
        </w:rPr>
        <w:instrText xml:space="preserve">Equation Chapter 1 Section 1</w:instrText>
      </w:r>
      <w:r>
        <w:rPr>
          <w:rFonts w:eastAsia="黑体" w:cs="Times New Roman"/>
          <w:b/>
          <w:sz w:val="21"/>
          <w:szCs w:val="21"/>
        </w:rPr>
        <w:fldChar w:fldCharType="begin"/>
      </w:r>
      <w:r>
        <w:rPr>
          <w:rFonts w:eastAsia="黑体" w:cs="Times New Roman"/>
          <w:b/>
          <w:sz w:val="21"/>
          <w:szCs w:val="21"/>
        </w:rPr>
        <w:instrText xml:space="preserve"> SEQ MTEqn \r \h \* MERGEFORMAT </w:instrText>
      </w:r>
      <w:r>
        <w:rPr>
          <w:rFonts w:eastAsia="黑体" w:cs="Times New Roman"/>
          <w:b/>
          <w:sz w:val="21"/>
          <w:szCs w:val="21"/>
        </w:rPr>
        <w:fldChar w:fldCharType="end"/>
      </w:r>
      <w:r>
        <w:rPr>
          <w:rFonts w:eastAsia="黑体" w:cs="Times New Roman"/>
          <w:b/>
          <w:sz w:val="21"/>
          <w:szCs w:val="21"/>
        </w:rPr>
        <w:fldChar w:fldCharType="begin"/>
      </w:r>
      <w:r>
        <w:rPr>
          <w:rFonts w:eastAsia="黑体" w:cs="Times New Roman"/>
          <w:b/>
          <w:sz w:val="21"/>
          <w:szCs w:val="21"/>
        </w:rPr>
        <w:instrText xml:space="preserve"> SEQ MTSec \r 1 \h \* MERGEFORMAT </w:instrText>
      </w:r>
      <w:r>
        <w:rPr>
          <w:rFonts w:eastAsia="黑体" w:cs="Times New Roman"/>
          <w:b/>
          <w:sz w:val="21"/>
          <w:szCs w:val="21"/>
        </w:rPr>
        <w:fldChar w:fldCharType="end"/>
      </w:r>
      <w:r>
        <w:rPr>
          <w:rFonts w:eastAsia="黑体" w:cs="Times New Roman"/>
          <w:b/>
          <w:sz w:val="21"/>
          <w:szCs w:val="21"/>
        </w:rPr>
        <w:fldChar w:fldCharType="begin"/>
      </w:r>
      <w:r>
        <w:rPr>
          <w:rFonts w:eastAsia="黑体" w:cs="Times New Roman"/>
          <w:b/>
          <w:sz w:val="21"/>
          <w:szCs w:val="21"/>
        </w:rPr>
        <w:instrText xml:space="preserve"> SEQ MTChap \r 1 \h \* MERGEFORMAT </w:instrText>
      </w:r>
      <w:r>
        <w:rPr>
          <w:rFonts w:eastAsia="黑体" w:cs="Times New Roman"/>
          <w:b/>
          <w:sz w:val="21"/>
          <w:szCs w:val="21"/>
        </w:rPr>
        <w:fldChar w:fldCharType="end"/>
      </w:r>
      <w:r>
        <w:rPr>
          <w:rFonts w:eastAsia="黑体" w:cs="Times New Roman"/>
          <w:b/>
          <w:sz w:val="21"/>
          <w:szCs w:val="21"/>
        </w:rPr>
        <w:fldChar w:fldCharType="end"/>
      </w:r>
      <w:r>
        <w:rPr>
          <w:rFonts w:eastAsia="黑体" w:cs="Times New Roman"/>
          <w:b/>
          <w:sz w:val="21"/>
          <w:szCs w:val="21"/>
        </w:rPr>
        <w:t>中图分类号：</w:t>
      </w:r>
      <w:r>
        <w:rPr>
          <w:rFonts w:eastAsia="黑体" w:cs="Times New Roman"/>
          <w:b/>
          <w:color w:val="FF0000"/>
          <w:sz w:val="21"/>
          <w:szCs w:val="21"/>
        </w:rPr>
        <w:t>TP391.4</w:t>
      </w:r>
      <w:r>
        <w:rPr>
          <w:rFonts w:eastAsia="黑体" w:cs="Times New Roman"/>
          <w:b/>
          <w:sz w:val="21"/>
          <w:szCs w:val="21"/>
        </w:rPr>
        <w:t xml:space="preserve"> </w:t>
      </w:r>
    </w:p>
    <w:p>
      <w:pPr>
        <w:tabs>
          <w:tab w:val="left" w:pos="6804"/>
        </w:tabs>
        <w:jc w:val="left"/>
        <w:rPr>
          <w:rFonts w:eastAsia="黑体" w:cs="Times New Roman"/>
          <w:b/>
          <w:sz w:val="21"/>
          <w:szCs w:val="21"/>
        </w:rPr>
      </w:pPr>
      <w:r>
        <w:rPr>
          <w:rFonts w:eastAsia="黑体" w:cs="Times New Roman"/>
          <w:b/>
          <w:spacing w:val="35"/>
          <w:w w:val="100"/>
          <w:kern w:val="0"/>
          <w:sz w:val="21"/>
          <w:szCs w:val="21"/>
          <w:fitText w:val="1055" w:id="1552236800"/>
        </w:rPr>
        <w:t>论文编</w:t>
      </w:r>
      <w:r>
        <w:rPr>
          <w:rFonts w:eastAsia="黑体" w:cs="Times New Roman"/>
          <w:b/>
          <w:spacing w:val="2"/>
          <w:w w:val="100"/>
          <w:kern w:val="0"/>
          <w:sz w:val="21"/>
          <w:szCs w:val="21"/>
          <w:fitText w:val="1055" w:id="1552236800"/>
        </w:rPr>
        <w:t>号</w:t>
      </w:r>
      <w:r>
        <w:rPr>
          <w:rFonts w:eastAsia="黑体" w:cs="Times New Roman"/>
          <w:b/>
          <w:sz w:val="21"/>
          <w:szCs w:val="21"/>
        </w:rPr>
        <w:t>：</w:t>
      </w:r>
      <w:r>
        <w:rPr>
          <w:rFonts w:eastAsia="黑体" w:cs="Times New Roman"/>
          <w:b/>
          <w:color w:val="FF0000"/>
          <w:sz w:val="21"/>
          <w:szCs w:val="21"/>
        </w:rPr>
        <w:t>10006ID123456</w:t>
      </w:r>
    </w:p>
    <w:p>
      <w:pPr>
        <w:jc w:val="center"/>
        <w:rPr>
          <w:rFonts w:eastAsia="黑体" w:cs="Times New Roman"/>
          <w:sz w:val="44"/>
          <w:szCs w:val="44"/>
        </w:rPr>
      </w:pPr>
    </w:p>
    <w:p>
      <w:pPr>
        <w:jc w:val="center"/>
        <w:rPr>
          <w:rFonts w:eastAsia="黑体" w:cs="Times New Roman"/>
          <w:sz w:val="44"/>
          <w:szCs w:val="44"/>
        </w:rPr>
      </w:pPr>
    </w:p>
    <w:p>
      <w:pPr>
        <w:jc w:val="center"/>
        <w:rPr>
          <w:rFonts w:eastAsia="黑体" w:cs="Times New Roman"/>
          <w:sz w:val="36"/>
          <w:szCs w:val="36"/>
        </w:rPr>
      </w:pPr>
      <w:r>
        <w:rPr>
          <w:rFonts w:eastAsia="黑体" w:cs="Times New Roman"/>
          <w:spacing w:val="216"/>
          <w:kern w:val="0"/>
          <w:sz w:val="36"/>
          <w:szCs w:val="36"/>
          <w:fitText w:val="4320" w:id="1270589184"/>
        </w:rPr>
        <w:t>硕士学位论</w:t>
      </w:r>
      <w:r>
        <w:rPr>
          <w:rFonts w:eastAsia="黑体" w:cs="Times New Roman"/>
          <w:spacing w:val="0"/>
          <w:kern w:val="0"/>
          <w:sz w:val="36"/>
          <w:szCs w:val="36"/>
          <w:fitText w:val="4320" w:id="1270589184"/>
        </w:rPr>
        <w:t>文</w:t>
      </w:r>
    </w:p>
    <w:p>
      <w:pPr>
        <w:jc w:val="center"/>
        <w:rPr>
          <w:rFonts w:eastAsia="黑体" w:cs="Times New Roman"/>
          <w:sz w:val="44"/>
          <w:szCs w:val="72"/>
        </w:rPr>
      </w:pPr>
    </w:p>
    <w:p>
      <w:pPr>
        <w:jc w:val="center"/>
        <w:rPr>
          <w:rFonts w:eastAsia="黑体" w:cs="Times New Roman"/>
          <w:sz w:val="44"/>
          <w:szCs w:val="72"/>
        </w:rPr>
      </w:pPr>
    </w:p>
    <w:p>
      <w:pPr>
        <w:jc w:val="center"/>
        <w:rPr>
          <w:rFonts w:eastAsia="黑体" w:cs="Times New Roman"/>
          <w:b/>
          <w:sz w:val="48"/>
          <w:szCs w:val="48"/>
        </w:rPr>
      </w:pPr>
      <w:r>
        <w:rPr>
          <w:rFonts w:hint="eastAsia" w:eastAsia="黑体" w:cs="Times New Roman"/>
          <w:b/>
          <w:sz w:val="48"/>
          <w:szCs w:val="48"/>
        </w:rPr>
        <w:t>北京航空航天大学学位论文模板</w:t>
      </w:r>
    </w:p>
    <w:p>
      <w:pPr>
        <w:jc w:val="center"/>
        <w:rPr>
          <w:rFonts w:eastAsia="黑体" w:cs="Times New Roman"/>
          <w:sz w:val="44"/>
          <w:szCs w:val="44"/>
        </w:rPr>
      </w:pPr>
    </w:p>
    <w:p>
      <w:pPr>
        <w:jc w:val="center"/>
        <w:rPr>
          <w:rFonts w:eastAsia="黑体" w:cs="Times New Roman"/>
          <w:sz w:val="44"/>
          <w:szCs w:val="44"/>
        </w:rPr>
      </w:pPr>
    </w:p>
    <w:p>
      <w:pPr>
        <w:jc w:val="center"/>
        <w:rPr>
          <w:rFonts w:eastAsia="黑体" w:cs="Times New Roman"/>
          <w:sz w:val="44"/>
          <w:szCs w:val="44"/>
        </w:rPr>
      </w:pPr>
    </w:p>
    <w:p>
      <w:pPr>
        <w:jc w:val="center"/>
        <w:rPr>
          <w:rFonts w:eastAsia="黑体" w:cs="Times New Roman"/>
          <w:sz w:val="44"/>
          <w:szCs w:val="44"/>
        </w:rPr>
      </w:pPr>
    </w:p>
    <w:p>
      <w:pPr>
        <w:tabs>
          <w:tab w:val="left" w:pos="1560"/>
          <w:tab w:val="left" w:pos="4395"/>
          <w:tab w:val="left" w:pos="6096"/>
        </w:tabs>
        <w:spacing w:line="480" w:lineRule="auto"/>
        <w:rPr>
          <w:rFonts w:cs="Times New Roman" w:eastAsiaTheme="majorEastAsia"/>
          <w:szCs w:val="24"/>
        </w:rPr>
      </w:pPr>
      <w:r>
        <w:rPr>
          <w:rFonts w:cs="Times New Roman" w:eastAsiaTheme="majorEastAsia"/>
          <w:szCs w:val="24"/>
        </w:rPr>
        <w:t>作者姓名</w:t>
      </w:r>
      <w:r>
        <w:rPr>
          <w:rFonts w:cs="Times New Roman" w:eastAsiaTheme="majorEastAsia"/>
          <w:szCs w:val="24"/>
        </w:rPr>
        <w:tab/>
      </w:r>
      <w:r>
        <w:rPr>
          <w:rFonts w:hint="eastAsia" w:cs="Times New Roman" w:eastAsiaTheme="majorEastAsia"/>
          <w:szCs w:val="24"/>
        </w:rPr>
        <w:t>学生姓名</w:t>
      </w:r>
      <w:r>
        <w:rPr>
          <w:rFonts w:cs="Times New Roman" w:eastAsiaTheme="majorEastAsia"/>
          <w:szCs w:val="24"/>
        </w:rPr>
        <w:tab/>
      </w:r>
      <w:r>
        <w:rPr>
          <w:rFonts w:cs="Times New Roman" w:eastAsiaTheme="majorEastAsia"/>
          <w:szCs w:val="24"/>
        </w:rPr>
        <w:t>申请学位级别</w:t>
      </w:r>
      <w:r>
        <w:rPr>
          <w:rFonts w:cs="Times New Roman" w:eastAsiaTheme="majorEastAsia"/>
          <w:szCs w:val="24"/>
        </w:rPr>
        <w:tab/>
      </w:r>
      <w:r>
        <w:rPr>
          <w:rFonts w:hint="eastAsia" w:cs="Times New Roman" w:eastAsiaTheme="majorEastAsia"/>
          <w:szCs w:val="24"/>
        </w:rPr>
        <w:t>工学</w:t>
      </w:r>
      <w:r>
        <w:rPr>
          <w:rFonts w:cs="Times New Roman" w:eastAsiaTheme="majorEastAsia"/>
          <w:szCs w:val="24"/>
        </w:rPr>
        <w:t>硕士</w:t>
      </w:r>
    </w:p>
    <w:p>
      <w:pPr>
        <w:tabs>
          <w:tab w:val="left" w:pos="1560"/>
          <w:tab w:val="left" w:pos="4395"/>
          <w:tab w:val="left" w:pos="6096"/>
        </w:tabs>
        <w:spacing w:line="480" w:lineRule="auto"/>
        <w:rPr>
          <w:rFonts w:cs="Times New Roman" w:eastAsiaTheme="majorEastAsia"/>
          <w:szCs w:val="24"/>
        </w:rPr>
      </w:pPr>
      <w:r>
        <w:rPr>
          <w:rFonts w:cs="Times New Roman" w:eastAsiaTheme="majorEastAsia"/>
          <w:szCs w:val="24"/>
        </w:rPr>
        <w:t>指导教师姓名</w:t>
      </w:r>
      <w:r>
        <w:rPr>
          <w:rFonts w:cs="Times New Roman" w:eastAsiaTheme="majorEastAsia"/>
          <w:szCs w:val="24"/>
        </w:rPr>
        <w:tab/>
      </w:r>
      <w:r>
        <w:rPr>
          <w:rFonts w:hint="eastAsia" w:cs="Times New Roman" w:eastAsiaTheme="majorEastAsia"/>
          <w:szCs w:val="24"/>
        </w:rPr>
        <w:t>导  师</w:t>
      </w:r>
      <w:r>
        <w:rPr>
          <w:rFonts w:cs="Times New Roman" w:eastAsiaTheme="majorEastAsia"/>
          <w:szCs w:val="24"/>
        </w:rPr>
        <w:tab/>
      </w:r>
      <w:r>
        <w:rPr>
          <w:rFonts w:cs="Times New Roman" w:eastAsiaTheme="majorEastAsia"/>
          <w:szCs w:val="24"/>
        </w:rPr>
        <w:t>职    称</w:t>
      </w:r>
      <w:r>
        <w:rPr>
          <w:rFonts w:cs="Times New Roman" w:eastAsiaTheme="majorEastAsia"/>
          <w:szCs w:val="24"/>
        </w:rPr>
        <w:tab/>
      </w:r>
      <w:r>
        <w:rPr>
          <w:rFonts w:cs="Times New Roman" w:eastAsiaTheme="majorEastAsia"/>
          <w:szCs w:val="24"/>
        </w:rPr>
        <w:t>教授</w:t>
      </w:r>
    </w:p>
    <w:p>
      <w:pPr>
        <w:tabs>
          <w:tab w:val="left" w:pos="1560"/>
          <w:tab w:val="left" w:pos="4395"/>
          <w:tab w:val="left" w:pos="6096"/>
        </w:tabs>
        <w:spacing w:line="480" w:lineRule="auto"/>
        <w:rPr>
          <w:rFonts w:cs="Times New Roman" w:eastAsiaTheme="majorEastAsia"/>
          <w:szCs w:val="24"/>
        </w:rPr>
      </w:pPr>
      <w:r>
        <w:rPr>
          <w:rFonts w:cs="Times New Roman" w:eastAsiaTheme="majorEastAsia"/>
          <w:szCs w:val="24"/>
        </w:rPr>
        <w:t>学科专业</w:t>
      </w:r>
      <w:r>
        <w:rPr>
          <w:rFonts w:cs="Times New Roman" w:eastAsiaTheme="majorEastAsia"/>
          <w:szCs w:val="24"/>
        </w:rPr>
        <w:tab/>
      </w:r>
      <w:r>
        <w:rPr>
          <w:rFonts w:hint="eastAsia" w:cs="Times New Roman" w:eastAsiaTheme="majorEastAsia"/>
          <w:szCs w:val="24"/>
        </w:rPr>
        <w:t>二级学科专业</w:t>
      </w:r>
      <w:r>
        <w:rPr>
          <w:rFonts w:cs="Times New Roman" w:eastAsiaTheme="majorEastAsia"/>
          <w:szCs w:val="24"/>
        </w:rPr>
        <w:tab/>
      </w:r>
      <w:r>
        <w:rPr>
          <w:rFonts w:cs="Times New Roman" w:eastAsiaTheme="majorEastAsia"/>
          <w:szCs w:val="24"/>
        </w:rPr>
        <w:t>研究方向</w:t>
      </w:r>
      <w:r>
        <w:rPr>
          <w:rFonts w:cs="Times New Roman" w:eastAsiaTheme="majorEastAsia"/>
          <w:szCs w:val="24"/>
        </w:rPr>
        <w:tab/>
      </w:r>
      <w:r>
        <w:rPr>
          <w:rFonts w:hint="eastAsia" w:cs="Times New Roman" w:eastAsiaTheme="majorEastAsia"/>
          <w:szCs w:val="24"/>
        </w:rPr>
        <w:t>图像处理</w:t>
      </w:r>
    </w:p>
    <w:p>
      <w:pPr>
        <w:tabs>
          <w:tab w:val="left" w:pos="1560"/>
          <w:tab w:val="left" w:pos="1701"/>
          <w:tab w:val="left" w:pos="2694"/>
          <w:tab w:val="left" w:pos="3402"/>
          <w:tab w:val="left" w:pos="4395"/>
          <w:tab w:val="left" w:pos="6237"/>
          <w:tab w:val="left" w:pos="7230"/>
          <w:tab w:val="left" w:pos="7938"/>
        </w:tabs>
        <w:spacing w:line="480" w:lineRule="auto"/>
        <w:rPr>
          <w:rFonts w:cs="Times New Roman" w:eastAsiaTheme="majorEastAsia"/>
          <w:szCs w:val="24"/>
        </w:rPr>
      </w:pPr>
      <w:r>
        <w:rPr>
          <w:rFonts w:cs="Times New Roman" w:eastAsiaTheme="majorEastAsia"/>
          <w:szCs w:val="24"/>
        </w:rPr>
        <w:t>学习时间自</w:t>
      </w:r>
      <w:r>
        <w:rPr>
          <w:rFonts w:cs="Times New Roman" w:eastAsiaTheme="majorEastAsia"/>
          <w:szCs w:val="24"/>
        </w:rPr>
        <w:tab/>
      </w:r>
      <w:r>
        <w:rPr>
          <w:rFonts w:cs="Times New Roman" w:eastAsiaTheme="majorEastAsia"/>
          <w:szCs w:val="24"/>
        </w:rPr>
        <w:t>20</w:t>
      </w:r>
      <w:r>
        <w:rPr>
          <w:rFonts w:hint="eastAsia" w:cs="Times New Roman" w:eastAsiaTheme="majorEastAsia"/>
          <w:szCs w:val="24"/>
        </w:rPr>
        <w:t>xx</w:t>
      </w:r>
      <w:r>
        <w:rPr>
          <w:rFonts w:cs="Times New Roman" w:eastAsiaTheme="majorEastAsia"/>
          <w:szCs w:val="24"/>
        </w:rPr>
        <w:t xml:space="preserve"> 年</w:t>
      </w:r>
      <w:r>
        <w:rPr>
          <w:rFonts w:cs="Times New Roman" w:eastAsiaTheme="majorEastAsia"/>
          <w:szCs w:val="24"/>
        </w:rPr>
        <w:tab/>
      </w:r>
      <w:r>
        <w:rPr>
          <w:rFonts w:cs="Times New Roman" w:eastAsiaTheme="majorEastAsia"/>
          <w:szCs w:val="24"/>
        </w:rPr>
        <w:t>xx 月</w:t>
      </w:r>
      <w:r>
        <w:rPr>
          <w:rFonts w:cs="Times New Roman" w:eastAsiaTheme="majorEastAsia"/>
          <w:szCs w:val="24"/>
        </w:rPr>
        <w:tab/>
      </w:r>
      <w:r>
        <w:rPr>
          <w:rFonts w:cs="Times New Roman" w:eastAsiaTheme="majorEastAsia"/>
          <w:szCs w:val="24"/>
        </w:rPr>
        <w:t>xx 日</w:t>
      </w:r>
      <w:r>
        <w:rPr>
          <w:rFonts w:cs="Times New Roman" w:eastAsiaTheme="majorEastAsia"/>
          <w:szCs w:val="24"/>
        </w:rPr>
        <w:tab/>
      </w:r>
      <w:r>
        <w:rPr>
          <w:rFonts w:cs="Times New Roman" w:eastAsiaTheme="majorEastAsia"/>
          <w:szCs w:val="24"/>
        </w:rPr>
        <w:t>起至</w:t>
      </w:r>
      <w:r>
        <w:rPr>
          <w:rFonts w:cs="Times New Roman" w:eastAsiaTheme="majorEastAsia"/>
          <w:szCs w:val="24"/>
        </w:rPr>
        <w:tab/>
      </w:r>
      <w:r>
        <w:rPr>
          <w:rFonts w:cs="Times New Roman" w:eastAsiaTheme="majorEastAsia"/>
          <w:szCs w:val="24"/>
        </w:rPr>
        <w:t>20xx 年</w:t>
      </w:r>
      <w:r>
        <w:rPr>
          <w:rFonts w:cs="Times New Roman" w:eastAsiaTheme="majorEastAsia"/>
          <w:szCs w:val="24"/>
        </w:rPr>
        <w:tab/>
      </w:r>
      <w:r>
        <w:rPr>
          <w:rFonts w:cs="Times New Roman" w:eastAsiaTheme="majorEastAsia"/>
          <w:szCs w:val="24"/>
        </w:rPr>
        <w:t>xx 月</w:t>
      </w:r>
      <w:r>
        <w:rPr>
          <w:rFonts w:cs="Times New Roman" w:eastAsiaTheme="majorEastAsia"/>
          <w:szCs w:val="24"/>
        </w:rPr>
        <w:tab/>
      </w:r>
      <w:r>
        <w:rPr>
          <w:rFonts w:cs="Times New Roman" w:eastAsiaTheme="majorEastAsia"/>
          <w:szCs w:val="24"/>
        </w:rPr>
        <w:t>xx 日止</w:t>
      </w:r>
    </w:p>
    <w:p>
      <w:pPr>
        <w:tabs>
          <w:tab w:val="left" w:pos="1560"/>
          <w:tab w:val="left" w:pos="1701"/>
          <w:tab w:val="left" w:pos="2694"/>
          <w:tab w:val="left" w:pos="3402"/>
          <w:tab w:val="left" w:pos="4395"/>
          <w:tab w:val="left" w:pos="6237"/>
          <w:tab w:val="left" w:pos="7230"/>
          <w:tab w:val="left" w:pos="7938"/>
        </w:tabs>
        <w:spacing w:line="480" w:lineRule="auto"/>
        <w:rPr>
          <w:rFonts w:cs="Times New Roman" w:eastAsiaTheme="majorEastAsia"/>
          <w:szCs w:val="24"/>
        </w:rPr>
      </w:pPr>
      <w:r>
        <w:rPr>
          <w:rFonts w:cs="Times New Roman" w:eastAsiaTheme="majorEastAsia"/>
          <w:szCs w:val="24"/>
        </w:rPr>
        <w:t>论文提交日期</w:t>
      </w:r>
      <w:r>
        <w:rPr>
          <w:rFonts w:cs="Times New Roman" w:eastAsiaTheme="majorEastAsia"/>
          <w:szCs w:val="24"/>
        </w:rPr>
        <w:tab/>
      </w:r>
      <w:r>
        <w:rPr>
          <w:rFonts w:cs="Times New Roman" w:eastAsiaTheme="majorEastAsia"/>
          <w:szCs w:val="24"/>
        </w:rPr>
        <w:t>20xx 年</w:t>
      </w:r>
      <w:r>
        <w:rPr>
          <w:rFonts w:cs="Times New Roman" w:eastAsiaTheme="majorEastAsia"/>
          <w:szCs w:val="24"/>
        </w:rPr>
        <w:tab/>
      </w:r>
      <w:r>
        <w:rPr>
          <w:rFonts w:cs="Times New Roman" w:eastAsiaTheme="majorEastAsia"/>
          <w:szCs w:val="24"/>
        </w:rPr>
        <w:t>xx 月</w:t>
      </w:r>
      <w:r>
        <w:rPr>
          <w:rFonts w:cs="Times New Roman" w:eastAsiaTheme="majorEastAsia"/>
          <w:szCs w:val="24"/>
        </w:rPr>
        <w:tab/>
      </w:r>
      <w:r>
        <w:rPr>
          <w:rFonts w:cs="Times New Roman" w:eastAsiaTheme="majorEastAsia"/>
          <w:szCs w:val="24"/>
        </w:rPr>
        <w:t>xx 日</w:t>
      </w:r>
      <w:r>
        <w:rPr>
          <w:rFonts w:cs="Times New Roman" w:eastAsiaTheme="majorEastAsia"/>
          <w:szCs w:val="24"/>
        </w:rPr>
        <w:tab/>
      </w:r>
      <w:r>
        <w:rPr>
          <w:rFonts w:cs="Times New Roman" w:eastAsiaTheme="majorEastAsia"/>
          <w:szCs w:val="24"/>
        </w:rPr>
        <w:t>论文答辩日期</w:t>
      </w:r>
      <w:r>
        <w:rPr>
          <w:rFonts w:cs="Times New Roman" w:eastAsiaTheme="majorEastAsia"/>
          <w:szCs w:val="24"/>
        </w:rPr>
        <w:tab/>
      </w:r>
      <w:r>
        <w:rPr>
          <w:rFonts w:cs="Times New Roman" w:eastAsiaTheme="majorEastAsia"/>
          <w:szCs w:val="24"/>
        </w:rPr>
        <w:t>20xx 年</w:t>
      </w:r>
      <w:r>
        <w:rPr>
          <w:rFonts w:cs="Times New Roman" w:eastAsiaTheme="majorEastAsia"/>
          <w:szCs w:val="24"/>
        </w:rPr>
        <w:tab/>
      </w:r>
      <w:r>
        <w:rPr>
          <w:rFonts w:cs="Times New Roman" w:eastAsiaTheme="majorEastAsia"/>
          <w:szCs w:val="24"/>
        </w:rPr>
        <w:t>xx 月</w:t>
      </w:r>
      <w:r>
        <w:rPr>
          <w:rFonts w:cs="Times New Roman" w:eastAsiaTheme="majorEastAsia"/>
          <w:szCs w:val="24"/>
        </w:rPr>
        <w:tab/>
      </w:r>
      <w:r>
        <w:rPr>
          <w:rFonts w:cs="Times New Roman" w:eastAsiaTheme="majorEastAsia"/>
          <w:szCs w:val="24"/>
        </w:rPr>
        <w:t>xx 日</w:t>
      </w:r>
    </w:p>
    <w:p>
      <w:pPr>
        <w:tabs>
          <w:tab w:val="left" w:pos="1560"/>
          <w:tab w:val="left" w:pos="1701"/>
          <w:tab w:val="left" w:pos="4395"/>
          <w:tab w:val="left" w:pos="6831"/>
          <w:tab w:val="left" w:pos="7573"/>
          <w:tab w:val="left" w:pos="8287"/>
        </w:tabs>
        <w:spacing w:line="480" w:lineRule="auto"/>
        <w:rPr>
          <w:rFonts w:cs="Times New Roman" w:eastAsiaTheme="majorEastAsia"/>
          <w:szCs w:val="24"/>
        </w:rPr>
      </w:pPr>
      <w:r>
        <w:rPr>
          <w:rFonts w:cs="Times New Roman" w:eastAsiaTheme="majorEastAsia"/>
          <w:szCs w:val="24"/>
        </w:rPr>
        <w:t>学位授予单位</w:t>
      </w:r>
      <w:r>
        <w:rPr>
          <w:rFonts w:cs="Times New Roman" w:eastAsiaTheme="majorEastAsia"/>
          <w:szCs w:val="24"/>
        </w:rPr>
        <w:tab/>
      </w:r>
      <w:r>
        <w:rPr>
          <w:rFonts w:cs="Times New Roman" w:eastAsiaTheme="majorEastAsia"/>
          <w:szCs w:val="24"/>
        </w:rPr>
        <w:t>北京航空航天大学</w:t>
      </w:r>
      <w:r>
        <w:rPr>
          <w:rFonts w:cs="Times New Roman" w:eastAsiaTheme="majorEastAsia"/>
          <w:szCs w:val="24"/>
        </w:rPr>
        <w:tab/>
      </w:r>
      <w:r>
        <w:rPr>
          <w:rFonts w:cs="Times New Roman" w:eastAsiaTheme="majorEastAsia"/>
          <w:szCs w:val="24"/>
        </w:rPr>
        <w:t>学位授予日期</w:t>
      </w:r>
      <w:r>
        <w:rPr>
          <w:rFonts w:cs="Times New Roman" w:eastAsiaTheme="majorEastAsia"/>
          <w:szCs w:val="24"/>
        </w:rPr>
        <w:tab/>
      </w:r>
      <w:r>
        <w:rPr>
          <w:rFonts w:cs="Times New Roman" w:eastAsiaTheme="majorEastAsia"/>
          <w:szCs w:val="24"/>
        </w:rPr>
        <w:t>年</w:t>
      </w:r>
      <w:r>
        <w:rPr>
          <w:rFonts w:cs="Times New Roman" w:eastAsiaTheme="majorEastAsia"/>
          <w:szCs w:val="24"/>
        </w:rPr>
        <w:tab/>
      </w:r>
      <w:r>
        <w:rPr>
          <w:rFonts w:cs="Times New Roman" w:eastAsiaTheme="majorEastAsia"/>
          <w:szCs w:val="24"/>
        </w:rPr>
        <w:t>月</w:t>
      </w:r>
      <w:r>
        <w:rPr>
          <w:rFonts w:cs="Times New Roman" w:eastAsiaTheme="majorEastAsia"/>
          <w:szCs w:val="24"/>
        </w:rPr>
        <w:tab/>
      </w:r>
      <w:r>
        <w:rPr>
          <w:rFonts w:cs="Times New Roman" w:eastAsiaTheme="majorEastAsia"/>
          <w:szCs w:val="24"/>
        </w:rPr>
        <w:t>日</w:t>
      </w:r>
    </w:p>
    <w:p>
      <w:pPr>
        <w:tabs>
          <w:tab w:val="left" w:pos="4536"/>
          <w:tab w:val="left" w:pos="6804"/>
          <w:tab w:val="left" w:pos="7635"/>
          <w:tab w:val="left" w:pos="8340"/>
        </w:tabs>
        <w:spacing w:line="480" w:lineRule="auto"/>
        <w:rPr>
          <w:rFonts w:cs="Times New Roman" w:eastAsiaTheme="majorEastAsia"/>
          <w:szCs w:val="24"/>
        </w:rPr>
      </w:pPr>
    </w:p>
    <w:p>
      <w:pPr>
        <w:tabs>
          <w:tab w:val="left" w:pos="4536"/>
          <w:tab w:val="left" w:pos="6804"/>
          <w:tab w:val="left" w:pos="7635"/>
          <w:tab w:val="left" w:pos="8340"/>
        </w:tabs>
        <w:spacing w:line="480" w:lineRule="auto"/>
        <w:rPr>
          <w:rFonts w:cs="Times New Roman" w:eastAsiaTheme="majorEastAsia"/>
          <w:szCs w:val="24"/>
        </w:rPr>
        <w:sectPr>
          <w:pgSz w:w="11906" w:h="16838"/>
          <w:pgMar w:top="1418" w:right="1418" w:bottom="1418" w:left="1418" w:header="851" w:footer="851" w:gutter="0"/>
          <w:pgNumType w:fmt="upperRoman" w:start="1"/>
          <w:cols w:space="425" w:num="1"/>
          <w:docGrid w:type="linesAndChars" w:linePitch="326" w:charSpace="0"/>
        </w:sectPr>
      </w:pPr>
    </w:p>
    <w:p>
      <w:pPr>
        <w:tabs>
          <w:tab w:val="left" w:pos="4536"/>
          <w:tab w:val="left" w:pos="6804"/>
          <w:tab w:val="left" w:pos="7635"/>
          <w:tab w:val="left" w:pos="8340"/>
        </w:tabs>
        <w:jc w:val="center"/>
        <w:rPr>
          <w:rFonts w:eastAsia="黑体" w:cs="Times New Roman"/>
          <w:szCs w:val="24"/>
        </w:rPr>
      </w:pPr>
    </w:p>
    <w:p>
      <w:pPr>
        <w:tabs>
          <w:tab w:val="left" w:pos="4536"/>
          <w:tab w:val="left" w:pos="6804"/>
          <w:tab w:val="left" w:pos="7635"/>
          <w:tab w:val="left" w:pos="8340"/>
        </w:tabs>
        <w:spacing w:line="240" w:lineRule="auto"/>
        <w:jc w:val="center"/>
        <w:rPr>
          <w:rFonts w:eastAsia="黑体" w:cs="Times New Roman"/>
          <w:sz w:val="32"/>
          <w:szCs w:val="32"/>
        </w:rPr>
      </w:pPr>
      <w:r>
        <w:rPr>
          <w:rFonts w:eastAsia="黑体" w:cs="Times New Roman"/>
          <w:sz w:val="32"/>
          <w:szCs w:val="32"/>
        </w:rPr>
        <w:t>关于学</w:t>
      </w:r>
      <w:r>
        <w:rPr>
          <w:rFonts w:hint="eastAsia" w:eastAsia="黑体" w:cs="Times New Roman"/>
          <w:sz w:val="32"/>
          <w:szCs w:val="32"/>
        </w:rPr>
        <w:t>位</w:t>
      </w:r>
      <w:r>
        <w:rPr>
          <w:rFonts w:eastAsia="黑体" w:cs="Times New Roman"/>
          <w:sz w:val="32"/>
          <w:szCs w:val="32"/>
        </w:rPr>
        <w:t>论文的独创性声明</w:t>
      </w:r>
    </w:p>
    <w:p>
      <w:pPr>
        <w:tabs>
          <w:tab w:val="left" w:pos="4536"/>
          <w:tab w:val="left" w:pos="6804"/>
          <w:tab w:val="left" w:pos="7635"/>
          <w:tab w:val="left" w:pos="8340"/>
        </w:tabs>
        <w:jc w:val="center"/>
        <w:rPr>
          <w:rFonts w:eastAsia="黑体" w:cs="Times New Roman"/>
          <w:szCs w:val="24"/>
        </w:rPr>
      </w:pPr>
    </w:p>
    <w:p>
      <w:pPr>
        <w:tabs>
          <w:tab w:val="left" w:pos="4536"/>
          <w:tab w:val="left" w:pos="6804"/>
          <w:tab w:val="left" w:pos="7635"/>
          <w:tab w:val="left" w:pos="8340"/>
        </w:tabs>
        <w:ind w:firstLine="480" w:firstLineChars="200"/>
        <w:rPr>
          <w:rFonts w:cs="Times New Roman" w:eastAsiaTheme="majorEastAsia"/>
          <w:szCs w:val="24"/>
        </w:rPr>
      </w:pPr>
      <w:r>
        <w:rPr>
          <w:rFonts w:cs="Times New Roman" w:eastAsiaTheme="majorEastAsia"/>
          <w:szCs w:val="24"/>
        </w:rPr>
        <w:t>本人郑重声明：所</w:t>
      </w:r>
      <w:r>
        <w:rPr>
          <w:rFonts w:hint="eastAsia" w:cs="Times New Roman" w:eastAsiaTheme="majorEastAsia"/>
          <w:szCs w:val="24"/>
        </w:rPr>
        <w:t>呈</w:t>
      </w:r>
      <w:r>
        <w:rPr>
          <w:rFonts w:cs="Times New Roman" w:eastAsiaTheme="majorEastAsia"/>
          <w:szCs w:val="24"/>
        </w:rPr>
        <w:t>交的论文是本人在指导教师指导下独立进行研究工作所取得的成果，论文中有关资料和数据是实事求是的。尽我所知，除文中已经加以标注和致谢外，本论文不包含其他人已经发表或撰写的研究成果，也不包</w:t>
      </w:r>
      <w:r>
        <w:rPr>
          <w:rFonts w:hint="eastAsia" w:cs="Times New Roman" w:eastAsiaTheme="majorEastAsia"/>
          <w:szCs w:val="24"/>
        </w:rPr>
        <w:t>含</w:t>
      </w:r>
      <w:r>
        <w:rPr>
          <w:rFonts w:cs="Times New Roman" w:eastAsiaTheme="majorEastAsia"/>
          <w:szCs w:val="24"/>
        </w:rPr>
        <w:t>本人或他人为获得北京航空航天大学或其它教育机构的学位或学历证书而使用过的材料。与我一同工作的同志对研究所做的任何贡献均已在论文中作出了明确的说明。</w:t>
      </w:r>
    </w:p>
    <w:p>
      <w:pPr>
        <w:tabs>
          <w:tab w:val="left" w:pos="4536"/>
          <w:tab w:val="left" w:pos="6804"/>
          <w:tab w:val="left" w:pos="7635"/>
          <w:tab w:val="left" w:pos="8340"/>
        </w:tabs>
        <w:ind w:firstLine="480" w:firstLineChars="200"/>
        <w:rPr>
          <w:rFonts w:cs="Times New Roman" w:eastAsiaTheme="majorEastAsia"/>
          <w:szCs w:val="24"/>
        </w:rPr>
      </w:pPr>
      <w:r>
        <w:rPr>
          <w:rFonts w:cs="Times New Roman" w:eastAsiaTheme="majorEastAsia"/>
          <w:szCs w:val="24"/>
        </w:rPr>
        <w:t>若有不实之处，本人愿意承担相关法律责任。</w:t>
      </w:r>
    </w:p>
    <w:p>
      <w:pPr>
        <w:tabs>
          <w:tab w:val="left" w:pos="4536"/>
          <w:tab w:val="left" w:pos="6804"/>
          <w:tab w:val="left" w:pos="7635"/>
          <w:tab w:val="left" w:pos="8340"/>
        </w:tabs>
        <w:ind w:firstLine="480" w:firstLineChars="200"/>
        <w:rPr>
          <w:rFonts w:cs="Times New Roman" w:eastAsiaTheme="majorEastAsia"/>
          <w:szCs w:val="24"/>
        </w:rPr>
      </w:pPr>
    </w:p>
    <w:p>
      <w:pPr>
        <w:tabs>
          <w:tab w:val="left" w:pos="4820"/>
          <w:tab w:val="left" w:pos="6096"/>
          <w:tab w:val="left" w:pos="6804"/>
          <w:tab w:val="left" w:pos="7371"/>
        </w:tabs>
        <w:ind w:firstLine="420" w:firstLineChars="200"/>
        <w:rPr>
          <w:rFonts w:cs="Times New Roman" w:eastAsiaTheme="majorEastAsia"/>
          <w:sz w:val="21"/>
          <w:szCs w:val="21"/>
        </w:rPr>
      </w:pPr>
      <w:r>
        <w:rPr>
          <w:rFonts w:cs="Times New Roman" w:eastAsiaTheme="majorEastAsia"/>
          <w:sz w:val="21"/>
          <w:szCs w:val="24"/>
        </w:rPr>
        <w:t>学位论文作者签名：</w:t>
      </w:r>
      <w:r>
        <w:rPr>
          <w:rFonts w:cs="Times New Roman" w:eastAsiaTheme="majorEastAsia"/>
          <w:szCs w:val="24"/>
          <w:u w:val="single"/>
        </w:rPr>
        <w:t xml:space="preserve">              </w:t>
      </w:r>
      <w:r>
        <w:rPr>
          <w:rFonts w:cs="Times New Roman" w:eastAsiaTheme="majorEastAsia"/>
          <w:szCs w:val="24"/>
        </w:rPr>
        <w:tab/>
      </w:r>
      <w:r>
        <w:rPr>
          <w:rFonts w:cs="Times New Roman" w:eastAsiaTheme="majorEastAsia"/>
          <w:sz w:val="21"/>
          <w:szCs w:val="21"/>
        </w:rPr>
        <w:t>日期：</w:t>
      </w:r>
      <w:r>
        <w:rPr>
          <w:rFonts w:cs="Times New Roman" w:eastAsiaTheme="majorEastAsia"/>
          <w:sz w:val="21"/>
          <w:szCs w:val="21"/>
        </w:rPr>
        <w:tab/>
      </w:r>
      <w:r>
        <w:rPr>
          <w:rFonts w:cs="Times New Roman" w:eastAsiaTheme="majorEastAsia"/>
          <w:sz w:val="21"/>
          <w:szCs w:val="21"/>
        </w:rPr>
        <w:t>年</w:t>
      </w:r>
      <w:r>
        <w:rPr>
          <w:rFonts w:cs="Times New Roman" w:eastAsiaTheme="majorEastAsia"/>
          <w:sz w:val="21"/>
          <w:szCs w:val="21"/>
        </w:rPr>
        <w:tab/>
      </w:r>
      <w:r>
        <w:rPr>
          <w:rFonts w:cs="Times New Roman" w:eastAsiaTheme="majorEastAsia"/>
          <w:sz w:val="21"/>
          <w:szCs w:val="21"/>
        </w:rPr>
        <w:t>月</w:t>
      </w:r>
      <w:r>
        <w:rPr>
          <w:rFonts w:cs="Times New Roman" w:eastAsiaTheme="majorEastAsia"/>
          <w:sz w:val="21"/>
          <w:szCs w:val="21"/>
        </w:rPr>
        <w:tab/>
      </w:r>
      <w:r>
        <w:rPr>
          <w:rFonts w:cs="Times New Roman" w:eastAsiaTheme="majorEastAsia"/>
          <w:sz w:val="21"/>
          <w:szCs w:val="21"/>
        </w:rPr>
        <w:t>日</w:t>
      </w:r>
    </w:p>
    <w:p>
      <w:pPr>
        <w:tabs>
          <w:tab w:val="left" w:pos="4820"/>
          <w:tab w:val="left" w:pos="6096"/>
          <w:tab w:val="left" w:pos="6804"/>
          <w:tab w:val="left" w:pos="7371"/>
          <w:tab w:val="left" w:pos="7635"/>
          <w:tab w:val="left" w:pos="8340"/>
        </w:tabs>
        <w:spacing w:line="240" w:lineRule="auto"/>
        <w:jc w:val="center"/>
        <w:rPr>
          <w:rFonts w:eastAsia="黑体" w:cs="Times New Roman"/>
          <w:sz w:val="32"/>
          <w:szCs w:val="32"/>
        </w:rPr>
      </w:pPr>
    </w:p>
    <w:p>
      <w:pPr>
        <w:tabs>
          <w:tab w:val="left" w:pos="4820"/>
          <w:tab w:val="left" w:pos="6096"/>
          <w:tab w:val="left" w:pos="6804"/>
          <w:tab w:val="left" w:pos="7371"/>
          <w:tab w:val="left" w:pos="7635"/>
          <w:tab w:val="left" w:pos="8340"/>
        </w:tabs>
        <w:spacing w:line="240" w:lineRule="auto"/>
        <w:jc w:val="center"/>
        <w:rPr>
          <w:rFonts w:eastAsia="黑体" w:cs="Times New Roman"/>
          <w:sz w:val="32"/>
          <w:szCs w:val="32"/>
        </w:rPr>
      </w:pPr>
    </w:p>
    <w:p>
      <w:pPr>
        <w:tabs>
          <w:tab w:val="left" w:pos="4820"/>
          <w:tab w:val="left" w:pos="6096"/>
          <w:tab w:val="left" w:pos="6804"/>
          <w:tab w:val="left" w:pos="7371"/>
          <w:tab w:val="left" w:pos="7635"/>
          <w:tab w:val="left" w:pos="8340"/>
        </w:tabs>
        <w:spacing w:line="240" w:lineRule="auto"/>
        <w:jc w:val="center"/>
        <w:rPr>
          <w:rFonts w:eastAsia="黑体" w:cs="Times New Roman"/>
          <w:sz w:val="32"/>
          <w:szCs w:val="32"/>
        </w:rPr>
      </w:pPr>
      <w:r>
        <w:rPr>
          <w:rFonts w:eastAsia="黑体" w:cs="Times New Roman"/>
          <w:sz w:val="32"/>
          <w:szCs w:val="32"/>
        </w:rPr>
        <w:t>学</w:t>
      </w:r>
      <w:r>
        <w:rPr>
          <w:rFonts w:hint="eastAsia" w:eastAsia="黑体" w:cs="Times New Roman"/>
          <w:sz w:val="32"/>
          <w:szCs w:val="32"/>
        </w:rPr>
        <w:t>位</w:t>
      </w:r>
      <w:r>
        <w:rPr>
          <w:rFonts w:eastAsia="黑体" w:cs="Times New Roman"/>
          <w:sz w:val="32"/>
          <w:szCs w:val="32"/>
        </w:rPr>
        <w:t>论文使用授权书</w:t>
      </w:r>
    </w:p>
    <w:p>
      <w:pPr>
        <w:tabs>
          <w:tab w:val="left" w:pos="4820"/>
          <w:tab w:val="left" w:pos="6096"/>
          <w:tab w:val="left" w:pos="6804"/>
          <w:tab w:val="left" w:pos="7371"/>
          <w:tab w:val="left" w:pos="7635"/>
          <w:tab w:val="left" w:pos="8340"/>
        </w:tabs>
        <w:jc w:val="center"/>
        <w:rPr>
          <w:rFonts w:eastAsia="黑体" w:cs="Times New Roman"/>
          <w:szCs w:val="24"/>
        </w:rPr>
      </w:pPr>
    </w:p>
    <w:p>
      <w:pPr>
        <w:tabs>
          <w:tab w:val="left" w:pos="4820"/>
          <w:tab w:val="left" w:pos="6096"/>
          <w:tab w:val="left" w:pos="6804"/>
          <w:tab w:val="left" w:pos="7371"/>
          <w:tab w:val="left" w:pos="7635"/>
          <w:tab w:val="left" w:pos="8340"/>
        </w:tabs>
        <w:ind w:firstLine="480" w:firstLineChars="200"/>
        <w:rPr>
          <w:rFonts w:cs="Times New Roman" w:eastAsiaTheme="minorEastAsia"/>
          <w:szCs w:val="24"/>
        </w:rPr>
      </w:pPr>
      <w:r>
        <w:rPr>
          <w:rFonts w:cs="Times New Roman" w:eastAsiaTheme="minorEastAsia"/>
          <w:szCs w:val="24"/>
        </w:rPr>
        <w:t>本人完全同意北京航空航天大学有权使用本学</w:t>
      </w:r>
      <w:r>
        <w:rPr>
          <w:rFonts w:hint="eastAsia" w:cs="Times New Roman" w:eastAsiaTheme="minorEastAsia"/>
          <w:szCs w:val="24"/>
        </w:rPr>
        <w:t>位</w:t>
      </w:r>
      <w:r>
        <w:rPr>
          <w:rFonts w:cs="Times New Roman" w:eastAsiaTheme="minorEastAsia"/>
          <w:szCs w:val="24"/>
        </w:rPr>
        <w:t>论文（包括但不限于其印刷版和电子版），使用方式包括但不限于：保留学</w:t>
      </w:r>
      <w:r>
        <w:rPr>
          <w:rFonts w:hint="eastAsia" w:cs="Times New Roman" w:eastAsiaTheme="minorEastAsia"/>
          <w:szCs w:val="24"/>
        </w:rPr>
        <w:t>位</w:t>
      </w:r>
      <w:r>
        <w:rPr>
          <w:rFonts w:cs="Times New Roman" w:eastAsiaTheme="minorEastAsia"/>
          <w:szCs w:val="24"/>
        </w:rPr>
        <w:t>论文，按规定向国家有关部门（机构）送交学位论文，以学术交流为目的赠送和交换学位论文，允许学位论文被查阅、借阅和复印，将学位论文的全部或部分内容编入有关数据库进行检索，采用影印、缩印或其他复制手段保存学位论文。</w:t>
      </w:r>
    </w:p>
    <w:p>
      <w:pPr>
        <w:tabs>
          <w:tab w:val="left" w:pos="4820"/>
          <w:tab w:val="left" w:pos="6096"/>
          <w:tab w:val="left" w:pos="6804"/>
          <w:tab w:val="left" w:pos="7371"/>
          <w:tab w:val="left" w:pos="7635"/>
          <w:tab w:val="left" w:pos="8340"/>
        </w:tabs>
        <w:ind w:firstLine="480" w:firstLineChars="200"/>
        <w:rPr>
          <w:rFonts w:cs="Times New Roman" w:eastAsiaTheme="majorEastAsia"/>
          <w:szCs w:val="24"/>
        </w:rPr>
      </w:pPr>
      <w:r>
        <w:rPr>
          <w:rFonts w:cs="Times New Roman" w:eastAsiaTheme="majorEastAsia"/>
          <w:szCs w:val="24"/>
        </w:rPr>
        <w:t>保密学位论文在解密后的使用授权同上。</w:t>
      </w:r>
    </w:p>
    <w:p>
      <w:pPr>
        <w:tabs>
          <w:tab w:val="left" w:pos="4820"/>
          <w:tab w:val="left" w:pos="6096"/>
          <w:tab w:val="left" w:pos="6804"/>
          <w:tab w:val="left" w:pos="7371"/>
          <w:tab w:val="left" w:pos="7635"/>
          <w:tab w:val="left" w:pos="8340"/>
        </w:tabs>
        <w:ind w:firstLine="480" w:firstLineChars="200"/>
        <w:rPr>
          <w:rFonts w:cs="Times New Roman" w:eastAsiaTheme="majorEastAsia"/>
          <w:szCs w:val="24"/>
        </w:rPr>
      </w:pPr>
    </w:p>
    <w:p>
      <w:pPr>
        <w:tabs>
          <w:tab w:val="left" w:pos="4820"/>
          <w:tab w:val="left" w:pos="6096"/>
          <w:tab w:val="left" w:pos="6804"/>
          <w:tab w:val="left" w:pos="7371"/>
        </w:tabs>
        <w:ind w:firstLine="420" w:firstLineChars="200"/>
        <w:rPr>
          <w:rFonts w:cs="Times New Roman" w:eastAsiaTheme="majorEastAsia"/>
          <w:sz w:val="21"/>
          <w:szCs w:val="21"/>
        </w:rPr>
      </w:pPr>
      <w:r>
        <w:rPr>
          <w:rFonts w:cs="Times New Roman" w:eastAsiaTheme="majorEastAsia"/>
          <w:sz w:val="21"/>
          <w:szCs w:val="24"/>
        </w:rPr>
        <w:t>学位论文作者签名：</w:t>
      </w:r>
      <w:r>
        <w:rPr>
          <w:rFonts w:cs="Times New Roman" w:eastAsiaTheme="majorEastAsia"/>
          <w:sz w:val="21"/>
          <w:szCs w:val="24"/>
          <w:u w:val="single"/>
        </w:rPr>
        <w:t xml:space="preserve">                </w:t>
      </w:r>
      <w:r>
        <w:rPr>
          <w:rFonts w:cs="Times New Roman" w:eastAsiaTheme="majorEastAsia"/>
          <w:sz w:val="21"/>
          <w:szCs w:val="21"/>
        </w:rPr>
        <w:tab/>
      </w:r>
      <w:r>
        <w:rPr>
          <w:rFonts w:cs="Times New Roman" w:eastAsiaTheme="majorEastAsia"/>
          <w:sz w:val="21"/>
          <w:szCs w:val="21"/>
        </w:rPr>
        <w:t>日期：</w:t>
      </w:r>
      <w:r>
        <w:rPr>
          <w:rFonts w:cs="Times New Roman" w:eastAsiaTheme="majorEastAsia"/>
          <w:sz w:val="21"/>
          <w:szCs w:val="21"/>
        </w:rPr>
        <w:tab/>
      </w:r>
      <w:r>
        <w:rPr>
          <w:rFonts w:cs="Times New Roman" w:eastAsiaTheme="majorEastAsia"/>
          <w:sz w:val="21"/>
          <w:szCs w:val="21"/>
        </w:rPr>
        <w:t>年</w:t>
      </w:r>
      <w:r>
        <w:rPr>
          <w:rFonts w:cs="Times New Roman" w:eastAsiaTheme="majorEastAsia"/>
          <w:sz w:val="21"/>
          <w:szCs w:val="21"/>
        </w:rPr>
        <w:tab/>
      </w:r>
      <w:r>
        <w:rPr>
          <w:rFonts w:cs="Times New Roman" w:eastAsiaTheme="majorEastAsia"/>
          <w:sz w:val="21"/>
          <w:szCs w:val="21"/>
        </w:rPr>
        <w:t>月</w:t>
      </w:r>
      <w:r>
        <w:rPr>
          <w:rFonts w:cs="Times New Roman" w:eastAsiaTheme="majorEastAsia"/>
          <w:sz w:val="21"/>
          <w:szCs w:val="21"/>
        </w:rPr>
        <w:tab/>
      </w:r>
      <w:r>
        <w:rPr>
          <w:rFonts w:cs="Times New Roman" w:eastAsiaTheme="majorEastAsia"/>
          <w:sz w:val="21"/>
          <w:szCs w:val="21"/>
        </w:rPr>
        <w:t>日</w:t>
      </w:r>
    </w:p>
    <w:p>
      <w:pPr>
        <w:tabs>
          <w:tab w:val="left" w:pos="4820"/>
          <w:tab w:val="left" w:pos="6096"/>
          <w:tab w:val="left" w:pos="6804"/>
          <w:tab w:val="left" w:pos="7371"/>
        </w:tabs>
        <w:ind w:firstLine="420" w:firstLineChars="200"/>
        <w:rPr>
          <w:rFonts w:cs="Times New Roman" w:eastAsiaTheme="majorEastAsia"/>
          <w:sz w:val="21"/>
          <w:szCs w:val="21"/>
        </w:rPr>
      </w:pPr>
      <w:r>
        <w:rPr>
          <w:rFonts w:cs="Times New Roman" w:eastAsiaTheme="majorEastAsia"/>
          <w:sz w:val="21"/>
          <w:szCs w:val="21"/>
        </w:rPr>
        <w:t>指导教师签名：</w:t>
      </w:r>
      <w:r>
        <w:rPr>
          <w:rFonts w:cs="Times New Roman" w:eastAsiaTheme="majorEastAsia"/>
          <w:sz w:val="21"/>
          <w:szCs w:val="21"/>
          <w:u w:val="single"/>
        </w:rPr>
        <w:t xml:space="preserve">                    </w:t>
      </w:r>
      <w:r>
        <w:rPr>
          <w:rFonts w:cs="Times New Roman" w:eastAsiaTheme="majorEastAsia"/>
          <w:sz w:val="21"/>
          <w:szCs w:val="21"/>
        </w:rPr>
        <w:tab/>
      </w:r>
      <w:r>
        <w:rPr>
          <w:rFonts w:cs="Times New Roman" w:eastAsiaTheme="majorEastAsia"/>
          <w:sz w:val="21"/>
          <w:szCs w:val="21"/>
        </w:rPr>
        <w:t>日期：</w:t>
      </w:r>
      <w:r>
        <w:rPr>
          <w:rFonts w:cs="Times New Roman" w:eastAsiaTheme="majorEastAsia"/>
          <w:sz w:val="21"/>
          <w:szCs w:val="21"/>
        </w:rPr>
        <w:tab/>
      </w:r>
      <w:r>
        <w:rPr>
          <w:rFonts w:cs="Times New Roman" w:eastAsiaTheme="majorEastAsia"/>
          <w:sz w:val="21"/>
          <w:szCs w:val="21"/>
        </w:rPr>
        <w:t>年</w:t>
      </w:r>
      <w:r>
        <w:rPr>
          <w:rFonts w:cs="Times New Roman" w:eastAsiaTheme="majorEastAsia"/>
          <w:sz w:val="21"/>
          <w:szCs w:val="21"/>
        </w:rPr>
        <w:tab/>
      </w:r>
      <w:r>
        <w:rPr>
          <w:rFonts w:cs="Times New Roman" w:eastAsiaTheme="majorEastAsia"/>
          <w:sz w:val="21"/>
          <w:szCs w:val="21"/>
        </w:rPr>
        <w:t>月</w:t>
      </w:r>
      <w:r>
        <w:rPr>
          <w:rFonts w:cs="Times New Roman" w:eastAsiaTheme="majorEastAsia"/>
          <w:sz w:val="21"/>
          <w:szCs w:val="21"/>
        </w:rPr>
        <w:tab/>
      </w:r>
      <w:r>
        <w:rPr>
          <w:rFonts w:cs="Times New Roman" w:eastAsiaTheme="majorEastAsia"/>
          <w:sz w:val="21"/>
          <w:szCs w:val="21"/>
        </w:rPr>
        <w:t>日</w:t>
      </w:r>
    </w:p>
    <w:p>
      <w:pPr>
        <w:tabs>
          <w:tab w:val="left" w:pos="4536"/>
          <w:tab w:val="left" w:pos="6237"/>
          <w:tab w:val="left" w:pos="7230"/>
          <w:tab w:val="left" w:pos="8080"/>
        </w:tabs>
        <w:rPr>
          <w:rFonts w:cs="Times New Roman" w:eastAsiaTheme="majorEastAsia"/>
          <w:szCs w:val="24"/>
        </w:rPr>
      </w:pPr>
    </w:p>
    <w:p>
      <w:pPr>
        <w:tabs>
          <w:tab w:val="left" w:pos="4536"/>
          <w:tab w:val="left" w:pos="6237"/>
          <w:tab w:val="left" w:pos="7230"/>
          <w:tab w:val="left" w:pos="8080"/>
        </w:tabs>
        <w:ind w:firstLine="480" w:firstLineChars="200"/>
        <w:rPr>
          <w:rFonts w:cs="Times New Roman" w:eastAsiaTheme="majorEastAsia"/>
          <w:szCs w:val="24"/>
        </w:rPr>
        <w:sectPr>
          <w:pgSz w:w="11906" w:h="16838"/>
          <w:pgMar w:top="1418" w:right="1418" w:bottom="1418" w:left="1418" w:header="851" w:footer="851" w:gutter="0"/>
          <w:pgNumType w:fmt="upperRoman" w:start="1"/>
          <w:cols w:space="425" w:num="1"/>
          <w:docGrid w:type="linesAndChars" w:linePitch="326" w:charSpace="0"/>
        </w:sectPr>
      </w:pPr>
    </w:p>
    <w:p>
      <w:pPr>
        <w:spacing w:line="240" w:lineRule="auto"/>
        <w:jc w:val="center"/>
        <w:rPr>
          <w:rFonts w:ascii="黑体" w:hAnsi="黑体" w:eastAsia="黑体"/>
          <w:sz w:val="32"/>
          <w:szCs w:val="32"/>
        </w:rPr>
      </w:pPr>
      <w:bookmarkStart w:id="0" w:name="_Toc467679507"/>
      <w:bookmarkStart w:id="1" w:name="_Toc467654344"/>
      <w:r>
        <w:rPr>
          <w:rFonts w:ascii="黑体" w:hAnsi="黑体" w:eastAsia="黑体"/>
          <w:sz w:val="32"/>
          <w:szCs w:val="32"/>
        </w:rPr>
        <w:t>摘  要</w:t>
      </w:r>
      <w:bookmarkEnd w:id="0"/>
      <w:bookmarkEnd w:id="1"/>
    </w:p>
    <w:p>
      <w:pPr>
        <w:ind w:firstLine="600" w:firstLineChars="250"/>
        <w:rPr>
          <w:rFonts w:cs="Times New Roman"/>
        </w:rPr>
      </w:pPr>
    </w:p>
    <w:p>
      <w:pPr>
        <w:ind w:firstLine="600" w:firstLineChars="250"/>
        <w:rPr>
          <w:rFonts w:cs="Times New Roman"/>
        </w:rPr>
      </w:pPr>
      <w:r>
        <w:rPr>
          <w:rFonts w:hint="eastAsia" w:cs="Times New Roman"/>
        </w:rPr>
        <w:t>摘要是学位论文内容的简短陈述，应体现论文工作的核心思想。论文摘要应力求语言精炼准确。博士学位论文的中文摘要一般约800~1200字；硕士学位论文的中文摘要一般约500字。摘要内容应涉及本项科研工作的目的和意义</w:t>
      </w:r>
      <w:r>
        <w:rPr>
          <w:rFonts w:cs="Times New Roman"/>
        </w:rPr>
        <w:t>、</w:t>
      </w:r>
      <w:r>
        <w:rPr>
          <w:rFonts w:hint="eastAsia" w:cs="Times New Roman"/>
        </w:rPr>
        <w:t>研究思想和方法、研究成果和结论。博士学位论文必须突出论文的创造性成果，硕士学位论文必须突出论文的新见解。</w:t>
      </w:r>
    </w:p>
    <w:p>
      <w:pPr>
        <w:ind w:firstLine="600" w:firstLineChars="250"/>
        <w:rPr>
          <w:rFonts w:cs="Times New Roman"/>
        </w:rPr>
      </w:pPr>
      <w:r>
        <w:rPr>
          <w:rFonts w:hint="eastAsia" w:cs="Times New Roman"/>
        </w:rPr>
        <w:t>关键字是为用户查找文献，从文中选取出来揭示全文主体内容的一组词语或术语，应尽量采用词表中的规范词（参考相应的技术术语标准）。关键词一般3</w:t>
      </w:r>
      <w:r>
        <w:rPr>
          <w:rFonts w:cs="Times New Roman"/>
        </w:rPr>
        <w:t>~5</w:t>
      </w:r>
      <w:r>
        <w:rPr>
          <w:rFonts w:hint="eastAsia" w:cs="Times New Roman"/>
        </w:rPr>
        <w:t>个，按词条的外延层次排列（外延大的排在前面）。关键词之间用逗号分开，最后一个关键词后不打标点符号。</w:t>
      </w:r>
    </w:p>
    <w:p>
      <w:pPr>
        <w:ind w:firstLine="600" w:firstLineChars="250"/>
        <w:rPr>
          <w:rFonts w:cs="Times New Roman"/>
        </w:rPr>
      </w:pPr>
      <w:r>
        <w:rPr>
          <w:rFonts w:hint="eastAsia" w:cs="Times New Roman"/>
        </w:rPr>
        <w:t>为了国际交流的需要，论文必须有英文摘要。英文摘要的内容及关键词应与中文摘要及关键词一致，要符合英语语法，语句通顺，文字流畅。英文和汉语拼音一律为Times New Roman体，字号与中文摘要相同。</w:t>
      </w:r>
    </w:p>
    <w:p>
      <w:pPr>
        <w:ind w:firstLine="600" w:firstLineChars="250"/>
        <w:rPr>
          <w:rFonts w:cs="Times New Roman"/>
        </w:rPr>
      </w:pPr>
      <w:r>
        <w:rPr>
          <w:rFonts w:hint="eastAsia" w:cs="Times New Roman"/>
        </w:rPr>
        <w:t>对于中英文摘要，都必须在摘要的最下方另起一行（↓就是这一行）。</w:t>
      </w:r>
    </w:p>
    <w:p>
      <w:pPr>
        <w:ind w:firstLine="600" w:firstLineChars="250"/>
        <w:rPr>
          <w:rFonts w:cs="Times New Roman"/>
        </w:rPr>
      </w:pPr>
    </w:p>
    <w:p>
      <w:pPr>
        <w:ind w:firstLine="480" w:firstLineChars="200"/>
        <w:rPr>
          <w:rFonts w:eastAsia="黑体" w:cs="Times New Roman"/>
        </w:rPr>
      </w:pPr>
      <w:r>
        <w:rPr>
          <w:rFonts w:eastAsia="黑体" w:cs="Times New Roman"/>
        </w:rPr>
        <w:t>关键词：</w:t>
      </w:r>
      <w:r>
        <w:rPr>
          <w:rFonts w:hint="eastAsia" w:cs="Times New Roman"/>
        </w:rPr>
        <w:t>北航</w:t>
      </w:r>
      <w:r>
        <w:rPr>
          <w:rFonts w:cs="Times New Roman"/>
        </w:rPr>
        <w:t>，</w:t>
      </w:r>
      <w:r>
        <w:rPr>
          <w:rFonts w:hint="eastAsia" w:cs="Times New Roman"/>
        </w:rPr>
        <w:t>毕业论文</w:t>
      </w:r>
      <w:r>
        <w:rPr>
          <w:rFonts w:cs="Times New Roman"/>
        </w:rPr>
        <w:t>，</w:t>
      </w:r>
      <w:r>
        <w:rPr>
          <w:rFonts w:hint="eastAsia" w:cs="Times New Roman"/>
        </w:rPr>
        <w:t>Word模板</w:t>
      </w:r>
    </w:p>
    <w:p>
      <w:pPr>
        <w:rPr>
          <w:rFonts w:cs="Times New Roman"/>
        </w:rPr>
      </w:pPr>
    </w:p>
    <w:p>
      <w:pPr>
        <w:rPr>
          <w:rFonts w:cs="Times New Roman"/>
        </w:rPr>
      </w:pPr>
      <w:r>
        <w:rPr>
          <w:rFonts w:cs="Times New Roman"/>
        </w:rPr>
        <w:br w:type="page"/>
      </w:r>
    </w:p>
    <w:p>
      <w:pPr>
        <w:spacing w:line="240" w:lineRule="auto"/>
        <w:jc w:val="center"/>
        <w:rPr>
          <w:b/>
          <w:sz w:val="32"/>
          <w:szCs w:val="32"/>
        </w:rPr>
      </w:pPr>
      <w:bookmarkStart w:id="2" w:name="_Toc467679508"/>
      <w:bookmarkStart w:id="3" w:name="_Toc467678590"/>
      <w:r>
        <w:rPr>
          <w:b/>
          <w:sz w:val="32"/>
          <w:szCs w:val="32"/>
        </w:rPr>
        <w:t>Abstract</w:t>
      </w:r>
      <w:bookmarkEnd w:id="2"/>
      <w:bookmarkEnd w:id="3"/>
    </w:p>
    <w:p>
      <w:pPr>
        <w:ind w:firstLine="480" w:firstLineChars="200"/>
        <w:rPr>
          <w:rFonts w:cs="Times New Roman"/>
        </w:rPr>
      </w:pPr>
    </w:p>
    <w:p>
      <w:pPr>
        <w:ind w:firstLine="480" w:firstLineChars="200"/>
        <w:rPr>
          <w:rFonts w:cs="Times New Roman"/>
        </w:rPr>
      </w:pPr>
      <w:r>
        <w:rPr>
          <w:rFonts w:cs="Times New Roman"/>
        </w:rPr>
        <w:t>What were you doing 500 years ago? Oh, that’s right nothing, because you didn’t exist yet. In fact, several generations of your family had yet to leave their mark on the world, but one very special shark may already have been swimming in the chilly North Atlantic at that time, and the incredible animal is somehow still alive today.</w:t>
      </w:r>
    </w:p>
    <w:p>
      <w:pPr>
        <w:ind w:firstLine="480" w:firstLineChars="200"/>
        <w:rPr>
          <w:rFonts w:cs="Times New Roman"/>
        </w:rPr>
      </w:pPr>
      <w:r>
        <w:rPr>
          <w:rFonts w:cs="Times New Roman"/>
        </w:rPr>
        <w:t>Scientists studying Greenland sharks observed the particularly old specimen just recently, and after studying it they’ve determined that the creature is approximately 272 to 512 years old. That’s an absolutely insane figure, and if its age lands towards the higher end, it makes the animal the oldest observed living vertebrate on the entire planet.</w:t>
      </w:r>
    </w:p>
    <w:p>
      <w:pPr>
        <w:ind w:firstLine="480" w:firstLineChars="200"/>
        <w:rPr>
          <w:rFonts w:cs="Times New Roman"/>
        </w:rPr>
      </w:pPr>
      <w:r>
        <w:rPr>
          <w:rFonts w:cs="Times New Roman"/>
        </w:rPr>
        <w:t>Greenland sharks are an incredible species in a number of ways, but most notable is its longevity. The sharks are well over 100 years old before even reaching sexual maturity, and regularly live for centuries. This particularly old specimen, along with 27 others, were analyzed using radiocarbon dating. The reading came back at around 392 years, but potential margin of error means the animal’s true age is somewhere between 272 and 512.</w:t>
      </w:r>
    </w:p>
    <w:p>
      <w:pPr>
        <w:ind w:firstLine="480" w:firstLineChars="200"/>
        <w:rPr>
          <w:rFonts w:cs="Times New Roman"/>
        </w:rPr>
      </w:pPr>
      <w:r>
        <w:rPr>
          <w:rFonts w:cs="Times New Roman"/>
        </w:rPr>
        <w:t>The shark, which is a female, measures an impressive 18 feet long. That’s pretty large, but it might not sound particularly large for an ocean-dwelling creature that lives hundreds of years. That is, until you consider that the Greenland shark only grows around one centimeter per year. With that in mind, 18 feet is actually downright massive.</w:t>
      </w:r>
    </w:p>
    <w:p>
      <w:pPr>
        <w:ind w:firstLine="480" w:firstLineChars="200"/>
        <w:rPr>
          <w:rFonts w:cs="Times New Roman"/>
        </w:rPr>
      </w:pPr>
      <w:r>
        <w:rPr>
          <w:rFonts w:cs="Times New Roman"/>
        </w:rPr>
        <w:t>As for how this particular shark species manages to live so incredibly long, scientists attribute a lot of its longevity to its sluggish metabolism, as well as its environment. The frigid waters where the sharks thrive is thought to increase overall lifespan in a variety of ways. Past research has shown that cold environments can help slow aging, and these centuries-old sharks are most certainly benefiting from their chilly surroundings.</w:t>
      </w:r>
    </w:p>
    <w:p>
      <w:pPr>
        <w:ind w:firstLine="480" w:firstLineChars="200"/>
        <w:rPr>
          <w:rFonts w:cs="Times New Roman"/>
        </w:rPr>
      </w:pPr>
      <w:r>
        <w:rPr>
          <w:rFonts w:hint="eastAsia" w:cs="Times New Roman"/>
        </w:rPr>
        <w:t>--</w:t>
      </w:r>
      <w:r>
        <w:rPr>
          <w:rFonts w:cs="Times New Roman"/>
        </w:rPr>
        <w:t xml:space="preserve">Online news </w:t>
      </w:r>
      <w:r>
        <w:rPr>
          <w:rFonts w:cs="Times New Roman"/>
          <w:i/>
        </w:rPr>
        <w:t>Scientists find incredible shark that may be over 500 years old and still kicking</w:t>
      </w:r>
      <w:r>
        <w:rPr>
          <w:rFonts w:cs="Times New Roman"/>
        </w:rPr>
        <w:t>, 12.16.2017. (</w:t>
      </w:r>
      <w:r>
        <w:fldChar w:fldCharType="begin"/>
      </w:r>
      <w:r>
        <w:instrText xml:space="preserve"> HYPERLINK "http://bgr.com/2017/12/14/oldest-shark-greenland-512-years-old/" </w:instrText>
      </w:r>
      <w:r>
        <w:fldChar w:fldCharType="separate"/>
      </w:r>
      <w:r>
        <w:rPr>
          <w:rStyle w:val="26"/>
          <w:rFonts w:cs="Times New Roman"/>
        </w:rPr>
        <w:t>http://bgr.com/2017/12/14/oldest-shark-greenland-512-years-old/</w:t>
      </w:r>
      <w:r>
        <w:rPr>
          <w:rStyle w:val="26"/>
          <w:rFonts w:cs="Times New Roman"/>
        </w:rPr>
        <w:fldChar w:fldCharType="end"/>
      </w:r>
      <w:r>
        <w:rPr>
          <w:rFonts w:cs="Times New Roman"/>
        </w:rPr>
        <w:t>)</w:t>
      </w:r>
    </w:p>
    <w:p>
      <w:pPr>
        <w:ind w:firstLine="480" w:firstLineChars="200"/>
        <w:rPr>
          <w:rFonts w:cs="Times New Roman"/>
        </w:rPr>
      </w:pPr>
    </w:p>
    <w:p>
      <w:pPr>
        <w:ind w:firstLine="480" w:firstLineChars="200"/>
        <w:rPr>
          <w:rFonts w:cs="Times New Roman"/>
        </w:rPr>
      </w:pPr>
      <w:r>
        <w:rPr>
          <w:rFonts w:cs="Times New Roman"/>
          <w:b/>
        </w:rPr>
        <w:t>Key words:</w:t>
      </w:r>
      <w:r>
        <w:rPr>
          <w:rFonts w:cs="Times New Roman"/>
        </w:rPr>
        <w:t xml:space="preserve"> </w:t>
      </w:r>
      <w:r>
        <w:rPr>
          <w:rFonts w:cs="Times New Roman"/>
          <w:kern w:val="0"/>
          <w:szCs w:val="21"/>
        </w:rPr>
        <w:t>News</w:t>
      </w:r>
      <w:r>
        <w:rPr>
          <w:rFonts w:cs="Times New Roman"/>
        </w:rPr>
        <w:t>, BGR, Shark</w:t>
      </w:r>
      <w:r>
        <w:rPr>
          <w:rFonts w:cs="Times New Roman"/>
        </w:rPr>
        <w:br w:type="page"/>
      </w:r>
    </w:p>
    <w:sdt>
      <w:sdtPr>
        <w:rPr>
          <w:rFonts w:eastAsia="宋体" w:cs="Times New Roman"/>
          <w:b/>
          <w:bCs/>
          <w:sz w:val="36"/>
          <w:szCs w:val="36"/>
          <w:lang w:val="zh-CN"/>
        </w:rPr>
        <w:id w:val="-2129690008"/>
        <w:docPartObj>
          <w:docPartGallery w:val="Table of Contents"/>
          <w:docPartUnique/>
        </w:docPartObj>
      </w:sdtPr>
      <w:sdtEndPr>
        <w:rPr>
          <w:rFonts w:eastAsia="宋体" w:cs="Times New Roman"/>
          <w:b/>
          <w:bCs w:val="0"/>
          <w:sz w:val="24"/>
          <w:szCs w:val="22"/>
          <w:lang w:val="zh-CN"/>
        </w:rPr>
      </w:sdtEndPr>
      <w:sdtContent>
        <w:p>
          <w:pPr>
            <w:pStyle w:val="17"/>
            <w:spacing w:before="163" w:after="163" w:afterLines="50"/>
            <w:jc w:val="center"/>
            <w:rPr>
              <w:rFonts w:ascii="黑体" w:hAnsi="黑体" w:cs="Times New Roman"/>
              <w:bCs/>
              <w:sz w:val="36"/>
              <w:szCs w:val="36"/>
              <w:lang w:val="zh-CN"/>
            </w:rPr>
          </w:pPr>
          <w:bookmarkStart w:id="4" w:name="_Toc467679509"/>
          <w:bookmarkEnd w:id="4"/>
          <w:bookmarkStart w:id="5" w:name="_Hlk85060570"/>
          <w:r>
            <w:rPr>
              <w:rFonts w:hint="eastAsia" w:ascii="黑体" w:hAnsi="黑体" w:cs="Times New Roman"/>
              <w:bCs/>
              <w:sz w:val="36"/>
              <w:szCs w:val="36"/>
              <w:lang w:val="zh-CN"/>
            </w:rPr>
            <w:t>目  录</w:t>
          </w:r>
        </w:p>
        <w:p>
          <w:pPr>
            <w:pStyle w:val="17"/>
            <w:tabs>
              <w:tab w:val="left" w:pos="1050"/>
            </w:tabs>
            <w:spacing w:before="163"/>
            <w:rPr>
              <w:rFonts w:asciiTheme="minorHAnsi" w:hAnsiTheme="minorHAnsi" w:eastAsiaTheme="minorEastAsia"/>
              <w:sz w:val="21"/>
            </w:rPr>
          </w:pPr>
          <w:r>
            <w:rPr>
              <w:rFonts w:cs="Times New Roman"/>
            </w:rPr>
            <w:fldChar w:fldCharType="begin"/>
          </w:r>
          <w:r>
            <w:rPr>
              <w:rFonts w:cs="Times New Roman"/>
            </w:rPr>
            <w:instrText xml:space="preserve"> TOC \o "1-3" \h \z \u </w:instrText>
          </w:r>
          <w:r>
            <w:rPr>
              <w:rFonts w:cs="Times New Roman"/>
            </w:rPr>
            <w:fldChar w:fldCharType="separate"/>
          </w:r>
          <w:r>
            <w:fldChar w:fldCharType="begin"/>
          </w:r>
          <w:r>
            <w:instrText xml:space="preserve"> HYPERLINK \l "_Toc85060893" </w:instrText>
          </w:r>
          <w:r>
            <w:fldChar w:fldCharType="separate"/>
          </w:r>
          <w:r>
            <w:rPr>
              <w:rStyle w:val="26"/>
              <w:rFonts w:cs="Times New Roman"/>
            </w:rPr>
            <w:t>第一章</w:t>
          </w:r>
          <w:r>
            <w:rPr>
              <w:rFonts w:asciiTheme="minorHAnsi" w:hAnsiTheme="minorHAnsi" w:eastAsiaTheme="minorEastAsia"/>
              <w:sz w:val="21"/>
            </w:rPr>
            <w:tab/>
          </w:r>
          <w:r>
            <w:rPr>
              <w:rStyle w:val="26"/>
              <w:rFonts w:cs="Times New Roman"/>
            </w:rPr>
            <w:t>绪论</w:t>
          </w:r>
          <w:r>
            <w:tab/>
          </w:r>
          <w:r>
            <w:fldChar w:fldCharType="begin"/>
          </w:r>
          <w:r>
            <w:instrText xml:space="preserve"> PAGEREF _Toc85060893 \h </w:instrText>
          </w:r>
          <w:r>
            <w:fldChar w:fldCharType="separate"/>
          </w:r>
          <w:ins w:id="5" w:author="Li Jinjie" w:date="2023-05-06T18:04:00Z">
            <w:r>
              <w:rPr/>
              <w:t>1</w:t>
            </w:r>
          </w:ins>
          <w:del w:id="6" w:author="Li Jinjie" w:date="2023-05-06T17:40:00Z">
            <w:r>
              <w:rPr/>
              <w:delText>8</w:delText>
            </w:r>
          </w:del>
          <w:r>
            <w:fldChar w:fldCharType="end"/>
          </w:r>
          <w:r>
            <w:fldChar w:fldCharType="end"/>
          </w:r>
        </w:p>
        <w:p>
          <w:pPr>
            <w:pStyle w:val="20"/>
            <w:tabs>
              <w:tab w:val="left" w:pos="1050"/>
              <w:tab w:val="right" w:leader="dot" w:pos="9061"/>
            </w:tabs>
            <w:ind w:left="480"/>
            <w:rPr>
              <w:rFonts w:asciiTheme="minorHAnsi" w:hAnsiTheme="minorHAnsi" w:eastAsiaTheme="minorEastAsia"/>
              <w:sz w:val="21"/>
            </w:rPr>
          </w:pPr>
          <w:r>
            <w:fldChar w:fldCharType="begin"/>
          </w:r>
          <w:r>
            <w:instrText xml:space="preserve"> HYPERLINK \l "_Toc85060894" </w:instrText>
          </w:r>
          <w:r>
            <w:fldChar w:fldCharType="separate"/>
          </w:r>
          <w:r>
            <w:rPr>
              <w:rStyle w:val="26"/>
              <w:rFonts w:cs="Times New Roman"/>
            </w:rPr>
            <w:t>1.1</w:t>
          </w:r>
          <w:r>
            <w:rPr>
              <w:rFonts w:asciiTheme="minorHAnsi" w:hAnsiTheme="minorHAnsi" w:eastAsiaTheme="minorEastAsia"/>
              <w:sz w:val="21"/>
            </w:rPr>
            <w:tab/>
          </w:r>
          <w:r>
            <w:rPr>
              <w:rStyle w:val="26"/>
              <w:rFonts w:cs="Times New Roman"/>
            </w:rPr>
            <w:t>简述</w:t>
          </w:r>
          <w:r>
            <w:tab/>
          </w:r>
          <w:r>
            <w:fldChar w:fldCharType="begin"/>
          </w:r>
          <w:r>
            <w:instrText xml:space="preserve"> PAGEREF _Toc85060894 \h </w:instrText>
          </w:r>
          <w:r>
            <w:fldChar w:fldCharType="separate"/>
          </w:r>
          <w:ins w:id="7" w:author="Li Jinjie" w:date="2023-05-06T18:04:00Z">
            <w:r>
              <w:rPr/>
              <w:t>1</w:t>
            </w:r>
          </w:ins>
          <w:del w:id="8" w:author="Li Jinjie" w:date="2023-05-06T17:40:00Z">
            <w:r>
              <w:rPr/>
              <w:delText>8</w:delText>
            </w:r>
          </w:del>
          <w:r>
            <w:fldChar w:fldCharType="end"/>
          </w:r>
          <w:r>
            <w:fldChar w:fldCharType="end"/>
          </w:r>
        </w:p>
        <w:p>
          <w:pPr>
            <w:pStyle w:val="20"/>
            <w:tabs>
              <w:tab w:val="left" w:pos="1050"/>
              <w:tab w:val="right" w:leader="dot" w:pos="9061"/>
            </w:tabs>
            <w:ind w:left="480"/>
            <w:rPr>
              <w:rFonts w:asciiTheme="minorHAnsi" w:hAnsiTheme="minorHAnsi" w:eastAsiaTheme="minorEastAsia"/>
              <w:sz w:val="21"/>
            </w:rPr>
          </w:pPr>
          <w:r>
            <w:fldChar w:fldCharType="begin"/>
          </w:r>
          <w:r>
            <w:instrText xml:space="preserve"> HYPERLINK \l "_Toc85060895" </w:instrText>
          </w:r>
          <w:r>
            <w:fldChar w:fldCharType="separate"/>
          </w:r>
          <w:r>
            <w:rPr>
              <w:rStyle w:val="26"/>
              <w:rFonts w:cs="Times New Roman"/>
            </w:rPr>
            <w:t>1.2</w:t>
          </w:r>
          <w:r>
            <w:rPr>
              <w:rFonts w:asciiTheme="minorHAnsi" w:hAnsiTheme="minorHAnsi" w:eastAsiaTheme="minorEastAsia"/>
              <w:sz w:val="21"/>
            </w:rPr>
            <w:tab/>
          </w:r>
          <w:r>
            <w:rPr>
              <w:rStyle w:val="26"/>
              <w:rFonts w:cs="Times New Roman"/>
            </w:rPr>
            <w:t>概述</w:t>
          </w:r>
          <w:r>
            <w:tab/>
          </w:r>
          <w:r>
            <w:fldChar w:fldCharType="begin"/>
          </w:r>
          <w:r>
            <w:instrText xml:space="preserve"> PAGEREF _Toc85060895 \h </w:instrText>
          </w:r>
          <w:r>
            <w:fldChar w:fldCharType="separate"/>
          </w:r>
          <w:ins w:id="9" w:author="Li Jinjie" w:date="2023-05-06T18:04:00Z">
            <w:r>
              <w:rPr/>
              <w:t>1</w:t>
            </w:r>
          </w:ins>
          <w:del w:id="10" w:author="Li Jinjie" w:date="2023-05-06T17:40:00Z">
            <w:r>
              <w:rPr/>
              <w:delText>8</w:delText>
            </w:r>
          </w:del>
          <w:r>
            <w:fldChar w:fldCharType="end"/>
          </w:r>
          <w:r>
            <w:fldChar w:fldCharType="end"/>
          </w:r>
        </w:p>
        <w:p>
          <w:pPr>
            <w:pStyle w:val="20"/>
            <w:tabs>
              <w:tab w:val="left" w:pos="1050"/>
              <w:tab w:val="right" w:leader="dot" w:pos="9061"/>
            </w:tabs>
            <w:ind w:left="480"/>
            <w:rPr>
              <w:rFonts w:asciiTheme="minorHAnsi" w:hAnsiTheme="minorHAnsi" w:eastAsiaTheme="minorEastAsia"/>
              <w:sz w:val="21"/>
            </w:rPr>
          </w:pPr>
          <w:r>
            <w:fldChar w:fldCharType="begin"/>
          </w:r>
          <w:r>
            <w:instrText xml:space="preserve"> HYPERLINK \l "_Toc85060896" </w:instrText>
          </w:r>
          <w:r>
            <w:fldChar w:fldCharType="separate"/>
          </w:r>
          <w:r>
            <w:rPr>
              <w:rStyle w:val="26"/>
              <w:rFonts w:cs="Times New Roman"/>
            </w:rPr>
            <w:t>1.3</w:t>
          </w:r>
          <w:r>
            <w:rPr>
              <w:rFonts w:asciiTheme="minorHAnsi" w:hAnsiTheme="minorHAnsi" w:eastAsiaTheme="minorEastAsia"/>
              <w:sz w:val="21"/>
            </w:rPr>
            <w:tab/>
          </w:r>
          <w:r>
            <w:rPr>
              <w:rStyle w:val="26"/>
              <w:rFonts w:cs="Times New Roman"/>
            </w:rPr>
            <w:t>基本要求</w:t>
          </w:r>
          <w:r>
            <w:tab/>
          </w:r>
          <w:r>
            <w:fldChar w:fldCharType="begin"/>
          </w:r>
          <w:r>
            <w:instrText xml:space="preserve"> PAGEREF _Toc85060896 \h </w:instrText>
          </w:r>
          <w:r>
            <w:fldChar w:fldCharType="separate"/>
          </w:r>
          <w:ins w:id="11" w:author="Li Jinjie" w:date="2023-05-06T18:04:00Z">
            <w:r>
              <w:rPr/>
              <w:t>1</w:t>
            </w:r>
          </w:ins>
          <w:del w:id="12" w:author="Li Jinjie" w:date="2023-05-06T17:40:00Z">
            <w:r>
              <w:rPr/>
              <w:delText>8</w:delText>
            </w:r>
          </w:del>
          <w:r>
            <w:fldChar w:fldCharType="end"/>
          </w:r>
          <w:r>
            <w:fldChar w:fldCharType="end"/>
          </w:r>
        </w:p>
        <w:p>
          <w:pPr>
            <w:pStyle w:val="17"/>
            <w:tabs>
              <w:tab w:val="left" w:pos="1050"/>
            </w:tabs>
            <w:spacing w:before="163"/>
            <w:rPr>
              <w:rFonts w:asciiTheme="minorHAnsi" w:hAnsiTheme="minorHAnsi" w:eastAsiaTheme="minorEastAsia"/>
              <w:sz w:val="21"/>
            </w:rPr>
          </w:pPr>
          <w:r>
            <w:fldChar w:fldCharType="begin"/>
          </w:r>
          <w:r>
            <w:instrText xml:space="preserve"> HYPERLINK \l "_Toc85060897" </w:instrText>
          </w:r>
          <w:r>
            <w:fldChar w:fldCharType="separate"/>
          </w:r>
          <w:r>
            <w:rPr>
              <w:rStyle w:val="26"/>
            </w:rPr>
            <w:t>第二章</w:t>
          </w:r>
          <w:r>
            <w:rPr>
              <w:rFonts w:asciiTheme="minorHAnsi" w:hAnsiTheme="minorHAnsi" w:eastAsiaTheme="minorEastAsia"/>
              <w:sz w:val="21"/>
            </w:rPr>
            <w:tab/>
          </w:r>
          <w:r>
            <w:rPr>
              <w:rStyle w:val="26"/>
            </w:rPr>
            <w:t>论文内容要求</w:t>
          </w:r>
          <w:r>
            <w:tab/>
          </w:r>
          <w:r>
            <w:fldChar w:fldCharType="begin"/>
          </w:r>
          <w:r>
            <w:instrText xml:space="preserve"> PAGEREF _Toc85060897 \h </w:instrText>
          </w:r>
          <w:r>
            <w:fldChar w:fldCharType="separate"/>
          </w:r>
          <w:ins w:id="13" w:author="Li Jinjie" w:date="2023-05-06T18:04:00Z">
            <w:r>
              <w:rPr/>
              <w:t>3</w:t>
            </w:r>
          </w:ins>
          <w:del w:id="14" w:author="Li Jinjie" w:date="2023-05-06T17:40:00Z">
            <w:r>
              <w:rPr/>
              <w:delText>10</w:delText>
            </w:r>
          </w:del>
          <w:r>
            <w:fldChar w:fldCharType="end"/>
          </w:r>
          <w:r>
            <w:fldChar w:fldCharType="end"/>
          </w:r>
        </w:p>
        <w:p>
          <w:pPr>
            <w:pStyle w:val="20"/>
            <w:tabs>
              <w:tab w:val="left" w:pos="1050"/>
              <w:tab w:val="right" w:leader="dot" w:pos="9061"/>
            </w:tabs>
            <w:ind w:left="480"/>
            <w:rPr>
              <w:rFonts w:asciiTheme="minorHAnsi" w:hAnsiTheme="minorHAnsi" w:eastAsiaTheme="minorEastAsia"/>
              <w:sz w:val="21"/>
            </w:rPr>
          </w:pPr>
          <w:r>
            <w:fldChar w:fldCharType="begin"/>
          </w:r>
          <w:r>
            <w:instrText xml:space="preserve"> HYPERLINK \l "_Toc85060898" </w:instrText>
          </w:r>
          <w:r>
            <w:fldChar w:fldCharType="separate"/>
          </w:r>
          <w:r>
            <w:rPr>
              <w:rStyle w:val="26"/>
              <w:rFonts w:cs="Times New Roman"/>
            </w:rPr>
            <w:t>2.1</w:t>
          </w:r>
          <w:r>
            <w:rPr>
              <w:rFonts w:asciiTheme="minorHAnsi" w:hAnsiTheme="minorHAnsi" w:eastAsiaTheme="minorEastAsia"/>
              <w:sz w:val="21"/>
            </w:rPr>
            <w:tab/>
          </w:r>
          <w:r>
            <w:rPr>
              <w:rStyle w:val="26"/>
              <w:rFonts w:cs="Times New Roman"/>
            </w:rPr>
            <w:t>封面</w:t>
          </w:r>
          <w:r>
            <w:tab/>
          </w:r>
          <w:r>
            <w:fldChar w:fldCharType="begin"/>
          </w:r>
          <w:r>
            <w:instrText xml:space="preserve"> PAGEREF _Toc85060898 \h </w:instrText>
          </w:r>
          <w:r>
            <w:fldChar w:fldCharType="separate"/>
          </w:r>
          <w:ins w:id="15" w:author="Li Jinjie" w:date="2023-05-06T18:04:00Z">
            <w:r>
              <w:rPr/>
              <w:t>3</w:t>
            </w:r>
          </w:ins>
          <w:del w:id="16" w:author="Li Jinjie" w:date="2023-05-06T17:40:00Z">
            <w:r>
              <w:rPr/>
              <w:delText>10</w:delText>
            </w:r>
          </w:del>
          <w:r>
            <w:fldChar w:fldCharType="end"/>
          </w:r>
          <w:r>
            <w:fldChar w:fldCharType="end"/>
          </w:r>
        </w:p>
        <w:p>
          <w:pPr>
            <w:pStyle w:val="20"/>
            <w:tabs>
              <w:tab w:val="left" w:pos="1050"/>
              <w:tab w:val="right" w:leader="dot" w:pos="9061"/>
            </w:tabs>
            <w:ind w:left="480"/>
            <w:rPr>
              <w:rFonts w:asciiTheme="minorHAnsi" w:hAnsiTheme="minorHAnsi" w:eastAsiaTheme="minorEastAsia"/>
              <w:sz w:val="21"/>
            </w:rPr>
          </w:pPr>
          <w:r>
            <w:fldChar w:fldCharType="begin"/>
          </w:r>
          <w:r>
            <w:instrText xml:space="preserve"> HYPERLINK \l "_Toc85060899" </w:instrText>
          </w:r>
          <w:r>
            <w:fldChar w:fldCharType="separate"/>
          </w:r>
          <w:r>
            <w:rPr>
              <w:rStyle w:val="26"/>
              <w:rFonts w:cs="Times New Roman"/>
            </w:rPr>
            <w:t>2.2</w:t>
          </w:r>
          <w:r>
            <w:rPr>
              <w:rFonts w:asciiTheme="minorHAnsi" w:hAnsiTheme="minorHAnsi" w:eastAsiaTheme="minorEastAsia"/>
              <w:sz w:val="21"/>
            </w:rPr>
            <w:tab/>
          </w:r>
          <w:r>
            <w:rPr>
              <w:rStyle w:val="26"/>
              <w:rFonts w:cs="Times New Roman"/>
            </w:rPr>
            <w:t>题名页</w:t>
          </w:r>
          <w:r>
            <w:tab/>
          </w:r>
          <w:r>
            <w:fldChar w:fldCharType="begin"/>
          </w:r>
          <w:r>
            <w:instrText xml:space="preserve"> PAGEREF _Toc85060899 \h </w:instrText>
          </w:r>
          <w:r>
            <w:fldChar w:fldCharType="separate"/>
          </w:r>
          <w:ins w:id="17" w:author="Li Jinjie" w:date="2023-05-06T18:04:00Z">
            <w:r>
              <w:rPr/>
              <w:t>4</w:t>
            </w:r>
          </w:ins>
          <w:del w:id="18" w:author="Li Jinjie" w:date="2023-05-06T17:40:00Z">
            <w:r>
              <w:rPr/>
              <w:delText>11</w:delText>
            </w:r>
          </w:del>
          <w:r>
            <w:fldChar w:fldCharType="end"/>
          </w:r>
          <w:r>
            <w:fldChar w:fldCharType="end"/>
          </w:r>
        </w:p>
        <w:p>
          <w:pPr>
            <w:pStyle w:val="20"/>
            <w:tabs>
              <w:tab w:val="left" w:pos="1050"/>
              <w:tab w:val="right" w:leader="dot" w:pos="9061"/>
            </w:tabs>
            <w:ind w:left="480"/>
            <w:rPr>
              <w:rFonts w:asciiTheme="minorHAnsi" w:hAnsiTheme="minorHAnsi" w:eastAsiaTheme="minorEastAsia"/>
              <w:sz w:val="21"/>
            </w:rPr>
          </w:pPr>
          <w:r>
            <w:fldChar w:fldCharType="begin"/>
          </w:r>
          <w:r>
            <w:instrText xml:space="preserve"> HYPERLINK \l "_Toc85060900" </w:instrText>
          </w:r>
          <w:r>
            <w:fldChar w:fldCharType="separate"/>
          </w:r>
          <w:r>
            <w:rPr>
              <w:rStyle w:val="26"/>
              <w:rFonts w:cs="Times New Roman"/>
            </w:rPr>
            <w:t>2.3</w:t>
          </w:r>
          <w:r>
            <w:rPr>
              <w:rFonts w:asciiTheme="minorHAnsi" w:hAnsiTheme="minorHAnsi" w:eastAsiaTheme="minorEastAsia"/>
              <w:sz w:val="21"/>
            </w:rPr>
            <w:tab/>
          </w:r>
          <w:r>
            <w:rPr>
              <w:rStyle w:val="26"/>
              <w:rFonts w:cs="Times New Roman"/>
            </w:rPr>
            <w:t>独创性声明和使用授权书</w:t>
          </w:r>
          <w:r>
            <w:tab/>
          </w:r>
          <w:r>
            <w:fldChar w:fldCharType="begin"/>
          </w:r>
          <w:r>
            <w:instrText xml:space="preserve"> PAGEREF _Toc85060900 \h </w:instrText>
          </w:r>
          <w:r>
            <w:fldChar w:fldCharType="separate"/>
          </w:r>
          <w:ins w:id="19" w:author="Li Jinjie" w:date="2023-05-06T18:04:00Z">
            <w:r>
              <w:rPr/>
              <w:t>4</w:t>
            </w:r>
          </w:ins>
          <w:del w:id="20" w:author="Li Jinjie" w:date="2023-05-06T17:40:00Z">
            <w:r>
              <w:rPr/>
              <w:delText>11</w:delText>
            </w:r>
          </w:del>
          <w:r>
            <w:fldChar w:fldCharType="end"/>
          </w:r>
          <w:r>
            <w:fldChar w:fldCharType="end"/>
          </w:r>
        </w:p>
        <w:p>
          <w:pPr>
            <w:pStyle w:val="20"/>
            <w:tabs>
              <w:tab w:val="left" w:pos="1050"/>
              <w:tab w:val="right" w:leader="dot" w:pos="9061"/>
            </w:tabs>
            <w:ind w:left="480"/>
            <w:rPr>
              <w:rFonts w:asciiTheme="minorHAnsi" w:hAnsiTheme="minorHAnsi" w:eastAsiaTheme="minorEastAsia"/>
              <w:sz w:val="21"/>
            </w:rPr>
          </w:pPr>
          <w:r>
            <w:fldChar w:fldCharType="begin"/>
          </w:r>
          <w:r>
            <w:instrText xml:space="preserve"> HYPERLINK \l "_Toc85060901" </w:instrText>
          </w:r>
          <w:r>
            <w:fldChar w:fldCharType="separate"/>
          </w:r>
          <w:r>
            <w:rPr>
              <w:rStyle w:val="26"/>
              <w:rFonts w:cs="Times New Roman"/>
            </w:rPr>
            <w:t>2.4</w:t>
          </w:r>
          <w:r>
            <w:rPr>
              <w:rFonts w:asciiTheme="minorHAnsi" w:hAnsiTheme="minorHAnsi" w:eastAsiaTheme="minorEastAsia"/>
              <w:sz w:val="21"/>
            </w:rPr>
            <w:tab/>
          </w:r>
          <w:r>
            <w:rPr>
              <w:rStyle w:val="26"/>
              <w:rFonts w:cs="Times New Roman"/>
            </w:rPr>
            <w:t>摘要</w:t>
          </w:r>
          <w:r>
            <w:tab/>
          </w:r>
          <w:r>
            <w:fldChar w:fldCharType="begin"/>
          </w:r>
          <w:r>
            <w:instrText xml:space="preserve"> PAGEREF _Toc85060901 \h </w:instrText>
          </w:r>
          <w:r>
            <w:fldChar w:fldCharType="separate"/>
          </w:r>
          <w:ins w:id="21" w:author="Li Jinjie" w:date="2023-05-06T18:04:00Z">
            <w:r>
              <w:rPr/>
              <w:t>4</w:t>
            </w:r>
          </w:ins>
          <w:del w:id="22" w:author="Li Jinjie" w:date="2023-05-06T17:40:00Z">
            <w:r>
              <w:rPr/>
              <w:delText>11</w:delText>
            </w:r>
          </w:del>
          <w:r>
            <w:fldChar w:fldCharType="end"/>
          </w:r>
          <w:r>
            <w:fldChar w:fldCharType="end"/>
          </w:r>
        </w:p>
        <w:p>
          <w:pPr>
            <w:pStyle w:val="20"/>
            <w:tabs>
              <w:tab w:val="left" w:pos="1050"/>
              <w:tab w:val="right" w:leader="dot" w:pos="9061"/>
            </w:tabs>
            <w:ind w:left="480"/>
            <w:rPr>
              <w:rFonts w:asciiTheme="minorHAnsi" w:hAnsiTheme="minorHAnsi" w:eastAsiaTheme="minorEastAsia"/>
              <w:sz w:val="21"/>
            </w:rPr>
          </w:pPr>
          <w:r>
            <w:fldChar w:fldCharType="begin"/>
          </w:r>
          <w:r>
            <w:instrText xml:space="preserve"> HYPERLINK \l "_Toc85060902" </w:instrText>
          </w:r>
          <w:r>
            <w:fldChar w:fldCharType="separate"/>
          </w:r>
          <w:r>
            <w:rPr>
              <w:rStyle w:val="26"/>
              <w:rFonts w:cs="Times New Roman"/>
            </w:rPr>
            <w:t>2.5</w:t>
          </w:r>
          <w:r>
            <w:rPr>
              <w:rFonts w:asciiTheme="minorHAnsi" w:hAnsiTheme="minorHAnsi" w:eastAsiaTheme="minorEastAsia"/>
              <w:sz w:val="21"/>
            </w:rPr>
            <w:tab/>
          </w:r>
          <w:r>
            <w:rPr>
              <w:rStyle w:val="26"/>
              <w:rFonts w:cs="Times New Roman"/>
            </w:rPr>
            <w:t>目录</w:t>
          </w:r>
          <w:r>
            <w:tab/>
          </w:r>
          <w:r>
            <w:fldChar w:fldCharType="begin"/>
          </w:r>
          <w:r>
            <w:instrText xml:space="preserve"> PAGEREF _Toc85060902 \h </w:instrText>
          </w:r>
          <w:r>
            <w:fldChar w:fldCharType="separate"/>
          </w:r>
          <w:ins w:id="23" w:author="Li Jinjie" w:date="2023-05-06T18:04:00Z">
            <w:r>
              <w:rPr/>
              <w:t>5</w:t>
            </w:r>
          </w:ins>
          <w:del w:id="24" w:author="Li Jinjie" w:date="2023-05-06T17:40:00Z">
            <w:r>
              <w:rPr/>
              <w:delText>12</w:delText>
            </w:r>
          </w:del>
          <w:r>
            <w:fldChar w:fldCharType="end"/>
          </w:r>
          <w:r>
            <w:fldChar w:fldCharType="end"/>
          </w:r>
        </w:p>
        <w:p>
          <w:pPr>
            <w:pStyle w:val="20"/>
            <w:tabs>
              <w:tab w:val="left" w:pos="1050"/>
              <w:tab w:val="right" w:leader="dot" w:pos="9061"/>
            </w:tabs>
            <w:ind w:left="480"/>
            <w:rPr>
              <w:rFonts w:asciiTheme="minorHAnsi" w:hAnsiTheme="minorHAnsi" w:eastAsiaTheme="minorEastAsia"/>
              <w:sz w:val="21"/>
            </w:rPr>
          </w:pPr>
          <w:r>
            <w:fldChar w:fldCharType="begin"/>
          </w:r>
          <w:r>
            <w:instrText xml:space="preserve"> HYPERLINK \l "_Toc85060903" </w:instrText>
          </w:r>
          <w:r>
            <w:fldChar w:fldCharType="separate"/>
          </w:r>
          <w:r>
            <w:rPr>
              <w:rStyle w:val="26"/>
              <w:rFonts w:cs="Times New Roman"/>
            </w:rPr>
            <w:t>2.6</w:t>
          </w:r>
          <w:r>
            <w:rPr>
              <w:rFonts w:asciiTheme="minorHAnsi" w:hAnsiTheme="minorHAnsi" w:eastAsiaTheme="minorEastAsia"/>
              <w:sz w:val="21"/>
            </w:rPr>
            <w:tab/>
          </w:r>
          <w:r>
            <w:rPr>
              <w:rStyle w:val="26"/>
              <w:rFonts w:cs="Times New Roman"/>
            </w:rPr>
            <w:t>图表清单及主要符号表</w:t>
          </w:r>
          <w:r>
            <w:tab/>
          </w:r>
          <w:r>
            <w:fldChar w:fldCharType="begin"/>
          </w:r>
          <w:r>
            <w:instrText xml:space="preserve"> PAGEREF _Toc85060903 \h </w:instrText>
          </w:r>
          <w:r>
            <w:fldChar w:fldCharType="separate"/>
          </w:r>
          <w:ins w:id="25" w:author="Li Jinjie" w:date="2023-05-06T18:04:00Z">
            <w:r>
              <w:rPr/>
              <w:t>5</w:t>
            </w:r>
          </w:ins>
          <w:del w:id="26" w:author="Li Jinjie" w:date="2023-05-06T17:40:00Z">
            <w:r>
              <w:rPr/>
              <w:delText>12</w:delText>
            </w:r>
          </w:del>
          <w:r>
            <w:fldChar w:fldCharType="end"/>
          </w:r>
          <w:r>
            <w:fldChar w:fldCharType="end"/>
          </w:r>
        </w:p>
        <w:p>
          <w:pPr>
            <w:pStyle w:val="20"/>
            <w:tabs>
              <w:tab w:val="left" w:pos="1050"/>
              <w:tab w:val="right" w:leader="dot" w:pos="9061"/>
            </w:tabs>
            <w:ind w:left="480"/>
            <w:rPr>
              <w:rFonts w:asciiTheme="minorHAnsi" w:hAnsiTheme="minorHAnsi" w:eastAsiaTheme="minorEastAsia"/>
              <w:sz w:val="21"/>
            </w:rPr>
          </w:pPr>
          <w:r>
            <w:fldChar w:fldCharType="begin"/>
          </w:r>
          <w:r>
            <w:instrText xml:space="preserve"> HYPERLINK \l "_Toc85060904" </w:instrText>
          </w:r>
          <w:r>
            <w:fldChar w:fldCharType="separate"/>
          </w:r>
          <w:r>
            <w:rPr>
              <w:rStyle w:val="26"/>
              <w:rFonts w:cs="Times New Roman"/>
            </w:rPr>
            <w:t>2.7</w:t>
          </w:r>
          <w:r>
            <w:rPr>
              <w:rFonts w:asciiTheme="minorHAnsi" w:hAnsiTheme="minorHAnsi" w:eastAsiaTheme="minorEastAsia"/>
              <w:sz w:val="21"/>
            </w:rPr>
            <w:tab/>
          </w:r>
          <w:r>
            <w:rPr>
              <w:rStyle w:val="26"/>
              <w:rFonts w:cs="Times New Roman"/>
            </w:rPr>
            <w:t>主体部分</w:t>
          </w:r>
          <w:r>
            <w:tab/>
          </w:r>
          <w:r>
            <w:fldChar w:fldCharType="begin"/>
          </w:r>
          <w:r>
            <w:instrText xml:space="preserve"> PAGEREF _Toc85060904 \h </w:instrText>
          </w:r>
          <w:r>
            <w:fldChar w:fldCharType="separate"/>
          </w:r>
          <w:ins w:id="27" w:author="Li Jinjie" w:date="2023-05-06T18:04:00Z">
            <w:r>
              <w:rPr/>
              <w:t>5</w:t>
            </w:r>
          </w:ins>
          <w:del w:id="28" w:author="Li Jinjie" w:date="2023-05-06T17:40:00Z">
            <w:r>
              <w:rPr/>
              <w:delText>12</w:delText>
            </w:r>
          </w:del>
          <w:r>
            <w:fldChar w:fldCharType="end"/>
          </w:r>
          <w:r>
            <w:fldChar w:fldCharType="end"/>
          </w:r>
        </w:p>
        <w:p>
          <w:pPr>
            <w:pStyle w:val="20"/>
            <w:tabs>
              <w:tab w:val="left" w:pos="1050"/>
              <w:tab w:val="right" w:leader="dot" w:pos="9061"/>
            </w:tabs>
            <w:ind w:left="480"/>
            <w:rPr>
              <w:rFonts w:asciiTheme="minorHAnsi" w:hAnsiTheme="minorHAnsi" w:eastAsiaTheme="minorEastAsia"/>
              <w:sz w:val="21"/>
            </w:rPr>
          </w:pPr>
          <w:r>
            <w:fldChar w:fldCharType="begin"/>
          </w:r>
          <w:r>
            <w:instrText xml:space="preserve"> HYPERLINK \l "_Toc85060905" </w:instrText>
          </w:r>
          <w:r>
            <w:fldChar w:fldCharType="separate"/>
          </w:r>
          <w:r>
            <w:rPr>
              <w:rStyle w:val="26"/>
              <w:rFonts w:cs="Times New Roman"/>
            </w:rPr>
            <w:t>2.8</w:t>
          </w:r>
          <w:r>
            <w:rPr>
              <w:rFonts w:asciiTheme="minorHAnsi" w:hAnsiTheme="minorHAnsi" w:eastAsiaTheme="minorEastAsia"/>
              <w:sz w:val="21"/>
            </w:rPr>
            <w:tab/>
          </w:r>
          <w:r>
            <w:rPr>
              <w:rStyle w:val="26"/>
              <w:rFonts w:cs="Times New Roman"/>
            </w:rPr>
            <w:t>参考文献</w:t>
          </w:r>
          <w:r>
            <w:tab/>
          </w:r>
          <w:r>
            <w:fldChar w:fldCharType="begin"/>
          </w:r>
          <w:r>
            <w:instrText xml:space="preserve"> PAGEREF _Toc85060905 \h </w:instrText>
          </w:r>
          <w:r>
            <w:fldChar w:fldCharType="separate"/>
          </w:r>
          <w:ins w:id="29" w:author="Li Jinjie" w:date="2023-05-06T18:04:00Z">
            <w:r>
              <w:rPr/>
              <w:t>5</w:t>
            </w:r>
          </w:ins>
          <w:del w:id="30" w:author="Li Jinjie" w:date="2023-05-06T17:40:00Z">
            <w:r>
              <w:rPr/>
              <w:delText>12</w:delText>
            </w:r>
          </w:del>
          <w:r>
            <w:fldChar w:fldCharType="end"/>
          </w:r>
          <w:r>
            <w:fldChar w:fldCharType="end"/>
          </w:r>
        </w:p>
        <w:p>
          <w:pPr>
            <w:pStyle w:val="20"/>
            <w:tabs>
              <w:tab w:val="left" w:pos="1050"/>
              <w:tab w:val="right" w:leader="dot" w:pos="9061"/>
            </w:tabs>
            <w:ind w:left="480"/>
            <w:rPr>
              <w:rFonts w:asciiTheme="minorHAnsi" w:hAnsiTheme="minorHAnsi" w:eastAsiaTheme="minorEastAsia"/>
              <w:sz w:val="21"/>
            </w:rPr>
          </w:pPr>
          <w:r>
            <w:fldChar w:fldCharType="begin"/>
          </w:r>
          <w:r>
            <w:instrText xml:space="preserve"> HYPERLINK \l "_Toc85060906" </w:instrText>
          </w:r>
          <w:r>
            <w:fldChar w:fldCharType="separate"/>
          </w:r>
          <w:r>
            <w:rPr>
              <w:rStyle w:val="26"/>
              <w:rFonts w:cs="Times New Roman"/>
            </w:rPr>
            <w:t>2.9</w:t>
          </w:r>
          <w:r>
            <w:rPr>
              <w:rFonts w:asciiTheme="minorHAnsi" w:hAnsiTheme="minorHAnsi" w:eastAsiaTheme="minorEastAsia"/>
              <w:sz w:val="21"/>
            </w:rPr>
            <w:tab/>
          </w:r>
          <w:r>
            <w:rPr>
              <w:rStyle w:val="26"/>
              <w:rFonts w:cs="Times New Roman"/>
            </w:rPr>
            <w:t>符录</w:t>
          </w:r>
          <w:r>
            <w:tab/>
          </w:r>
          <w:r>
            <w:fldChar w:fldCharType="begin"/>
          </w:r>
          <w:r>
            <w:instrText xml:space="preserve"> PAGEREF _Toc85060906 \h </w:instrText>
          </w:r>
          <w:r>
            <w:fldChar w:fldCharType="separate"/>
          </w:r>
          <w:ins w:id="31" w:author="Li Jinjie" w:date="2023-05-06T18:04:00Z">
            <w:r>
              <w:rPr/>
              <w:t>6</w:t>
            </w:r>
          </w:ins>
          <w:del w:id="32" w:author="Li Jinjie" w:date="2023-05-06T17:40:00Z">
            <w:r>
              <w:rPr/>
              <w:delText>13</w:delText>
            </w:r>
          </w:del>
          <w:r>
            <w:fldChar w:fldCharType="end"/>
          </w:r>
          <w:r>
            <w:fldChar w:fldCharType="end"/>
          </w:r>
        </w:p>
        <w:p>
          <w:pPr>
            <w:pStyle w:val="20"/>
            <w:tabs>
              <w:tab w:val="left" w:pos="1260"/>
              <w:tab w:val="right" w:leader="dot" w:pos="9061"/>
            </w:tabs>
            <w:ind w:left="480"/>
            <w:rPr>
              <w:rFonts w:asciiTheme="minorHAnsi" w:hAnsiTheme="minorHAnsi" w:eastAsiaTheme="minorEastAsia"/>
              <w:sz w:val="21"/>
            </w:rPr>
          </w:pPr>
          <w:r>
            <w:fldChar w:fldCharType="begin"/>
          </w:r>
          <w:r>
            <w:instrText xml:space="preserve"> HYPERLINK \l "_Toc85060907" </w:instrText>
          </w:r>
          <w:r>
            <w:fldChar w:fldCharType="separate"/>
          </w:r>
          <w:r>
            <w:rPr>
              <w:rStyle w:val="26"/>
              <w:rFonts w:cs="Times New Roman"/>
            </w:rPr>
            <w:t>2.10</w:t>
          </w:r>
          <w:r>
            <w:rPr>
              <w:rFonts w:asciiTheme="minorHAnsi" w:hAnsiTheme="minorHAnsi" w:eastAsiaTheme="minorEastAsia"/>
              <w:sz w:val="21"/>
            </w:rPr>
            <w:tab/>
          </w:r>
          <w:r>
            <w:rPr>
              <w:rStyle w:val="26"/>
              <w:rFonts w:cs="Times New Roman"/>
            </w:rPr>
            <w:t>成果</w:t>
          </w:r>
          <w:r>
            <w:tab/>
          </w:r>
          <w:r>
            <w:fldChar w:fldCharType="begin"/>
          </w:r>
          <w:r>
            <w:instrText xml:space="preserve"> PAGEREF _Toc85060907 \h </w:instrText>
          </w:r>
          <w:r>
            <w:fldChar w:fldCharType="separate"/>
          </w:r>
          <w:ins w:id="33" w:author="Li Jinjie" w:date="2023-05-06T18:04:00Z">
            <w:r>
              <w:rPr/>
              <w:t>6</w:t>
            </w:r>
          </w:ins>
          <w:del w:id="34" w:author="Li Jinjie" w:date="2023-05-06T17:40:00Z">
            <w:r>
              <w:rPr/>
              <w:delText>13</w:delText>
            </w:r>
          </w:del>
          <w:r>
            <w:fldChar w:fldCharType="end"/>
          </w:r>
          <w:r>
            <w:fldChar w:fldCharType="end"/>
          </w:r>
        </w:p>
        <w:p>
          <w:pPr>
            <w:pStyle w:val="20"/>
            <w:tabs>
              <w:tab w:val="left" w:pos="1260"/>
              <w:tab w:val="right" w:leader="dot" w:pos="9061"/>
            </w:tabs>
            <w:ind w:left="480"/>
            <w:rPr>
              <w:rFonts w:asciiTheme="minorHAnsi" w:hAnsiTheme="minorHAnsi" w:eastAsiaTheme="minorEastAsia"/>
              <w:sz w:val="21"/>
            </w:rPr>
          </w:pPr>
          <w:r>
            <w:fldChar w:fldCharType="begin"/>
          </w:r>
          <w:r>
            <w:instrText xml:space="preserve"> HYPERLINK \l "_Toc85060908" </w:instrText>
          </w:r>
          <w:r>
            <w:fldChar w:fldCharType="separate"/>
          </w:r>
          <w:r>
            <w:rPr>
              <w:rStyle w:val="26"/>
              <w:rFonts w:cs="Times New Roman"/>
            </w:rPr>
            <w:t>2.11</w:t>
          </w:r>
          <w:r>
            <w:rPr>
              <w:rFonts w:asciiTheme="minorHAnsi" w:hAnsiTheme="minorHAnsi" w:eastAsiaTheme="minorEastAsia"/>
              <w:sz w:val="21"/>
            </w:rPr>
            <w:tab/>
          </w:r>
          <w:r>
            <w:rPr>
              <w:rStyle w:val="26"/>
              <w:rFonts w:cs="Times New Roman"/>
            </w:rPr>
            <w:t>致谢</w:t>
          </w:r>
          <w:r>
            <w:tab/>
          </w:r>
          <w:r>
            <w:fldChar w:fldCharType="begin"/>
          </w:r>
          <w:r>
            <w:instrText xml:space="preserve"> PAGEREF _Toc85060908 \h </w:instrText>
          </w:r>
          <w:r>
            <w:fldChar w:fldCharType="separate"/>
          </w:r>
          <w:ins w:id="35" w:author="Li Jinjie" w:date="2023-05-06T18:04:00Z">
            <w:r>
              <w:rPr/>
              <w:t>6</w:t>
            </w:r>
          </w:ins>
          <w:del w:id="36" w:author="Li Jinjie" w:date="2023-05-06T17:40:00Z">
            <w:r>
              <w:rPr/>
              <w:delText>13</w:delText>
            </w:r>
          </w:del>
          <w:r>
            <w:fldChar w:fldCharType="end"/>
          </w:r>
          <w:r>
            <w:fldChar w:fldCharType="end"/>
          </w:r>
        </w:p>
        <w:p>
          <w:pPr>
            <w:pStyle w:val="20"/>
            <w:tabs>
              <w:tab w:val="left" w:pos="1260"/>
              <w:tab w:val="right" w:leader="dot" w:pos="9061"/>
            </w:tabs>
            <w:ind w:left="480"/>
            <w:rPr>
              <w:rFonts w:asciiTheme="minorHAnsi" w:hAnsiTheme="minorHAnsi" w:eastAsiaTheme="minorEastAsia"/>
              <w:sz w:val="21"/>
            </w:rPr>
          </w:pPr>
          <w:r>
            <w:fldChar w:fldCharType="begin"/>
          </w:r>
          <w:r>
            <w:instrText xml:space="preserve"> HYPERLINK \l "_Toc85060909" </w:instrText>
          </w:r>
          <w:r>
            <w:fldChar w:fldCharType="separate"/>
          </w:r>
          <w:r>
            <w:rPr>
              <w:rStyle w:val="26"/>
              <w:rFonts w:cs="Times New Roman"/>
            </w:rPr>
            <w:t>2.12</w:t>
          </w:r>
          <w:r>
            <w:rPr>
              <w:rFonts w:asciiTheme="minorHAnsi" w:hAnsiTheme="minorHAnsi" w:eastAsiaTheme="minorEastAsia"/>
              <w:sz w:val="21"/>
            </w:rPr>
            <w:tab/>
          </w:r>
          <w:r>
            <w:rPr>
              <w:rStyle w:val="26"/>
              <w:rFonts w:cs="Times New Roman"/>
            </w:rPr>
            <w:t>作者简介</w:t>
          </w:r>
          <w:r>
            <w:tab/>
          </w:r>
          <w:r>
            <w:fldChar w:fldCharType="begin"/>
          </w:r>
          <w:r>
            <w:instrText xml:space="preserve"> PAGEREF _Toc85060909 \h </w:instrText>
          </w:r>
          <w:r>
            <w:fldChar w:fldCharType="separate"/>
          </w:r>
          <w:ins w:id="37" w:author="Li Jinjie" w:date="2023-05-06T18:04:00Z">
            <w:r>
              <w:rPr/>
              <w:t>6</w:t>
            </w:r>
          </w:ins>
          <w:del w:id="38" w:author="Li Jinjie" w:date="2023-05-06T17:40:00Z">
            <w:r>
              <w:rPr/>
              <w:delText>13</w:delText>
            </w:r>
          </w:del>
          <w:r>
            <w:fldChar w:fldCharType="end"/>
          </w:r>
          <w:r>
            <w:fldChar w:fldCharType="end"/>
          </w:r>
        </w:p>
        <w:p>
          <w:pPr>
            <w:pStyle w:val="17"/>
            <w:tabs>
              <w:tab w:val="left" w:pos="1050"/>
            </w:tabs>
            <w:spacing w:before="163"/>
            <w:rPr>
              <w:rFonts w:asciiTheme="minorHAnsi" w:hAnsiTheme="minorHAnsi" w:eastAsiaTheme="minorEastAsia"/>
              <w:sz w:val="21"/>
            </w:rPr>
          </w:pPr>
          <w:r>
            <w:fldChar w:fldCharType="begin"/>
          </w:r>
          <w:r>
            <w:instrText xml:space="preserve"> HYPERLINK \l "_Toc85060910" </w:instrText>
          </w:r>
          <w:r>
            <w:fldChar w:fldCharType="separate"/>
          </w:r>
          <w:r>
            <w:rPr>
              <w:rStyle w:val="26"/>
            </w:rPr>
            <w:t>第三章</w:t>
          </w:r>
          <w:r>
            <w:rPr>
              <w:rFonts w:asciiTheme="minorHAnsi" w:hAnsiTheme="minorHAnsi" w:eastAsiaTheme="minorEastAsia"/>
              <w:sz w:val="21"/>
            </w:rPr>
            <w:tab/>
          </w:r>
          <w:r>
            <w:rPr>
              <w:rStyle w:val="26"/>
            </w:rPr>
            <w:t>论文格式要求</w:t>
          </w:r>
          <w:r>
            <w:tab/>
          </w:r>
          <w:r>
            <w:fldChar w:fldCharType="begin"/>
          </w:r>
          <w:r>
            <w:instrText xml:space="preserve"> PAGEREF _Toc85060910 \h </w:instrText>
          </w:r>
          <w:r>
            <w:fldChar w:fldCharType="separate"/>
          </w:r>
          <w:ins w:id="39" w:author="Li Jinjie" w:date="2023-05-06T18:04:00Z">
            <w:r>
              <w:rPr/>
              <w:t>7</w:t>
            </w:r>
          </w:ins>
          <w:del w:id="40" w:author="Li Jinjie" w:date="2023-05-06T17:40:00Z">
            <w:r>
              <w:rPr/>
              <w:delText>14</w:delText>
            </w:r>
          </w:del>
          <w:r>
            <w:fldChar w:fldCharType="end"/>
          </w:r>
          <w:r>
            <w:fldChar w:fldCharType="end"/>
          </w:r>
        </w:p>
        <w:p>
          <w:pPr>
            <w:pStyle w:val="17"/>
            <w:tabs>
              <w:tab w:val="left" w:pos="1050"/>
            </w:tabs>
            <w:spacing w:before="163"/>
            <w:rPr>
              <w:rFonts w:asciiTheme="minorHAnsi" w:hAnsiTheme="minorHAnsi" w:eastAsiaTheme="minorEastAsia"/>
              <w:sz w:val="21"/>
            </w:rPr>
          </w:pPr>
          <w:r>
            <w:fldChar w:fldCharType="begin"/>
          </w:r>
          <w:r>
            <w:instrText xml:space="preserve"> HYPERLINK \l "_Toc85060911" </w:instrText>
          </w:r>
          <w:r>
            <w:fldChar w:fldCharType="separate"/>
          </w:r>
          <w:r>
            <w:rPr>
              <w:rStyle w:val="26"/>
              <w:rFonts w:cs="Times New Roman"/>
            </w:rPr>
            <w:t>第四章</w:t>
          </w:r>
          <w:r>
            <w:rPr>
              <w:rFonts w:asciiTheme="minorHAnsi" w:hAnsiTheme="minorHAnsi" w:eastAsiaTheme="minorEastAsia"/>
              <w:sz w:val="21"/>
            </w:rPr>
            <w:tab/>
          </w:r>
          <w:r>
            <w:rPr>
              <w:rStyle w:val="26"/>
              <w:rFonts w:cs="Times New Roman"/>
            </w:rPr>
            <w:t>硕博士内容调整</w:t>
          </w:r>
          <w:r>
            <w:tab/>
          </w:r>
          <w:r>
            <w:fldChar w:fldCharType="begin"/>
          </w:r>
          <w:r>
            <w:instrText xml:space="preserve"> PAGEREF _Toc85060911 \h </w:instrText>
          </w:r>
          <w:r>
            <w:fldChar w:fldCharType="separate"/>
          </w:r>
          <w:ins w:id="41" w:author="Li Jinjie" w:date="2023-05-06T18:04:00Z">
            <w:r>
              <w:rPr/>
              <w:t>9</w:t>
            </w:r>
          </w:ins>
          <w:del w:id="42" w:author="Li Jinjie" w:date="2023-05-06T17:40:00Z">
            <w:r>
              <w:rPr/>
              <w:delText>16</w:delText>
            </w:r>
          </w:del>
          <w:r>
            <w:fldChar w:fldCharType="end"/>
          </w:r>
          <w:r>
            <w:fldChar w:fldCharType="end"/>
          </w:r>
        </w:p>
        <w:p>
          <w:pPr>
            <w:pStyle w:val="17"/>
            <w:tabs>
              <w:tab w:val="left" w:pos="1050"/>
            </w:tabs>
            <w:spacing w:before="163"/>
            <w:rPr>
              <w:rFonts w:asciiTheme="minorHAnsi" w:hAnsiTheme="minorHAnsi" w:eastAsiaTheme="minorEastAsia"/>
              <w:sz w:val="21"/>
            </w:rPr>
          </w:pPr>
          <w:r>
            <w:fldChar w:fldCharType="begin"/>
          </w:r>
          <w:r>
            <w:instrText xml:space="preserve"> HYPERLINK \l "_Toc85060912" </w:instrText>
          </w:r>
          <w:r>
            <w:fldChar w:fldCharType="separate"/>
          </w:r>
          <w:r>
            <w:rPr>
              <w:rStyle w:val="26"/>
              <w:rFonts w:cs="Times New Roman"/>
            </w:rPr>
            <w:t>第五章</w:t>
          </w:r>
          <w:r>
            <w:rPr>
              <w:rFonts w:asciiTheme="minorHAnsi" w:hAnsiTheme="minorHAnsi" w:eastAsiaTheme="minorEastAsia"/>
              <w:sz w:val="21"/>
            </w:rPr>
            <w:tab/>
          </w:r>
          <w:r>
            <w:rPr>
              <w:rStyle w:val="26"/>
              <w:rFonts w:cs="Times New Roman"/>
            </w:rPr>
            <w:t>本模板说明</w:t>
          </w:r>
          <w:r>
            <w:tab/>
          </w:r>
          <w:r>
            <w:fldChar w:fldCharType="begin"/>
          </w:r>
          <w:r>
            <w:instrText xml:space="preserve"> PAGEREF _Toc85060912 \h </w:instrText>
          </w:r>
          <w:r>
            <w:fldChar w:fldCharType="separate"/>
          </w:r>
          <w:ins w:id="43" w:author="Li Jinjie" w:date="2023-05-06T18:04:00Z">
            <w:r>
              <w:rPr/>
              <w:t>10</w:t>
            </w:r>
          </w:ins>
          <w:del w:id="44" w:author="Li Jinjie" w:date="2023-05-06T17:40:00Z">
            <w:r>
              <w:rPr/>
              <w:delText>17</w:delText>
            </w:r>
          </w:del>
          <w:r>
            <w:fldChar w:fldCharType="end"/>
          </w:r>
          <w:r>
            <w:fldChar w:fldCharType="end"/>
          </w:r>
        </w:p>
        <w:p>
          <w:pPr>
            <w:pStyle w:val="17"/>
            <w:tabs>
              <w:tab w:val="left" w:pos="1050"/>
            </w:tabs>
            <w:spacing w:before="163"/>
            <w:rPr>
              <w:rFonts w:asciiTheme="minorHAnsi" w:hAnsiTheme="minorHAnsi" w:eastAsiaTheme="minorEastAsia"/>
              <w:sz w:val="21"/>
            </w:rPr>
          </w:pPr>
          <w:r>
            <w:fldChar w:fldCharType="begin"/>
          </w:r>
          <w:r>
            <w:instrText xml:space="preserve"> HYPERLINK \l "_Toc85060913" </w:instrText>
          </w:r>
          <w:r>
            <w:fldChar w:fldCharType="separate"/>
          </w:r>
          <w:r>
            <w:rPr>
              <w:rStyle w:val="26"/>
              <w:rFonts w:cs="Times New Roman"/>
            </w:rPr>
            <w:t>第六章</w:t>
          </w:r>
          <w:r>
            <w:rPr>
              <w:rFonts w:asciiTheme="minorHAnsi" w:hAnsiTheme="minorHAnsi" w:eastAsiaTheme="minorEastAsia"/>
              <w:sz w:val="21"/>
            </w:rPr>
            <w:tab/>
          </w:r>
          <w:r>
            <w:rPr>
              <w:rStyle w:val="26"/>
              <w:rFonts w:cs="Times New Roman"/>
            </w:rPr>
            <w:t>最后说明</w:t>
          </w:r>
          <w:r>
            <w:tab/>
          </w:r>
          <w:r>
            <w:fldChar w:fldCharType="begin"/>
          </w:r>
          <w:r>
            <w:instrText xml:space="preserve"> PAGEREF _Toc85060913 \h </w:instrText>
          </w:r>
          <w:r>
            <w:fldChar w:fldCharType="separate"/>
          </w:r>
          <w:ins w:id="45" w:author="Li Jinjie" w:date="2023-05-06T18:04:00Z">
            <w:r>
              <w:rPr/>
              <w:t>11</w:t>
            </w:r>
          </w:ins>
          <w:del w:id="46" w:author="Li Jinjie" w:date="2023-05-06T17:40:00Z">
            <w:r>
              <w:rPr/>
              <w:delText>18</w:delText>
            </w:r>
          </w:del>
          <w:r>
            <w:fldChar w:fldCharType="end"/>
          </w:r>
          <w:r>
            <w:fldChar w:fldCharType="end"/>
          </w:r>
        </w:p>
        <w:p>
          <w:pPr>
            <w:pStyle w:val="17"/>
            <w:tabs>
              <w:tab w:val="left" w:pos="1050"/>
            </w:tabs>
            <w:spacing w:before="163"/>
            <w:rPr>
              <w:rFonts w:asciiTheme="minorHAnsi" w:hAnsiTheme="minorHAnsi" w:eastAsiaTheme="minorEastAsia"/>
              <w:sz w:val="21"/>
            </w:rPr>
          </w:pPr>
          <w:r>
            <w:fldChar w:fldCharType="begin"/>
          </w:r>
          <w:r>
            <w:instrText xml:space="preserve"> HYPERLINK \l "_Toc85060914" </w:instrText>
          </w:r>
          <w:r>
            <w:fldChar w:fldCharType="separate"/>
          </w:r>
          <w:r>
            <w:rPr>
              <w:rStyle w:val="26"/>
              <w:rFonts w:cs="Times New Roman"/>
            </w:rPr>
            <w:t>第七章</w:t>
          </w:r>
          <w:r>
            <w:rPr>
              <w:rFonts w:asciiTheme="minorHAnsi" w:hAnsiTheme="minorHAnsi" w:eastAsiaTheme="minorEastAsia"/>
              <w:sz w:val="21"/>
            </w:rPr>
            <w:tab/>
          </w:r>
          <w:r>
            <w:rPr>
              <w:rStyle w:val="26"/>
              <w:rFonts w:cs="Times New Roman"/>
            </w:rPr>
            <w:t>绪论</w:t>
          </w:r>
          <w:r>
            <w:tab/>
          </w:r>
          <w:r>
            <w:fldChar w:fldCharType="begin"/>
          </w:r>
          <w:r>
            <w:instrText xml:space="preserve"> PAGEREF _Toc85060914 \h </w:instrText>
          </w:r>
          <w:r>
            <w:fldChar w:fldCharType="separate"/>
          </w:r>
          <w:ins w:id="47" w:author="Li Jinjie" w:date="2023-05-06T18:04:00Z">
            <w:r>
              <w:rPr/>
              <w:t>12</w:t>
            </w:r>
          </w:ins>
          <w:del w:id="48" w:author="Li Jinjie" w:date="2023-05-06T17:40:00Z">
            <w:r>
              <w:rPr/>
              <w:delText>19</w:delText>
            </w:r>
          </w:del>
          <w:r>
            <w:fldChar w:fldCharType="end"/>
          </w:r>
          <w:r>
            <w:fldChar w:fldCharType="end"/>
          </w:r>
        </w:p>
        <w:p>
          <w:pPr>
            <w:pStyle w:val="17"/>
            <w:tabs>
              <w:tab w:val="left" w:pos="1050"/>
            </w:tabs>
            <w:spacing w:before="163"/>
            <w:rPr>
              <w:rFonts w:asciiTheme="minorHAnsi" w:hAnsiTheme="minorHAnsi" w:eastAsiaTheme="minorEastAsia"/>
              <w:sz w:val="21"/>
            </w:rPr>
          </w:pPr>
          <w:r>
            <w:fldChar w:fldCharType="begin"/>
          </w:r>
          <w:r>
            <w:instrText xml:space="preserve"> HYPERLINK \l "_Toc85060915" </w:instrText>
          </w:r>
          <w:r>
            <w:fldChar w:fldCharType="separate"/>
          </w:r>
          <w:r>
            <w:rPr>
              <w:rStyle w:val="26"/>
              <w:rFonts w:cs="Times New Roman"/>
            </w:rPr>
            <w:t>第八章</w:t>
          </w:r>
          <w:r>
            <w:rPr>
              <w:rFonts w:asciiTheme="minorHAnsi" w:hAnsiTheme="minorHAnsi" w:eastAsiaTheme="minorEastAsia"/>
              <w:sz w:val="21"/>
            </w:rPr>
            <w:tab/>
          </w:r>
          <w:r>
            <w:rPr>
              <w:rStyle w:val="26"/>
              <w:rFonts w:cs="Times New Roman"/>
            </w:rPr>
            <w:t>正文第一章</w:t>
          </w:r>
          <w:r>
            <w:tab/>
          </w:r>
          <w:r>
            <w:fldChar w:fldCharType="begin"/>
          </w:r>
          <w:r>
            <w:instrText xml:space="preserve"> PAGEREF _Toc85060915 \h </w:instrText>
          </w:r>
          <w:r>
            <w:fldChar w:fldCharType="separate"/>
          </w:r>
          <w:ins w:id="49" w:author="Li Jinjie" w:date="2023-05-06T18:04:00Z">
            <w:r>
              <w:rPr/>
              <w:t>13</w:t>
            </w:r>
          </w:ins>
          <w:del w:id="50" w:author="Li Jinjie" w:date="2023-05-06T17:40:00Z">
            <w:r>
              <w:rPr/>
              <w:delText>20</w:delText>
            </w:r>
          </w:del>
          <w:r>
            <w:fldChar w:fldCharType="end"/>
          </w:r>
          <w:r>
            <w:fldChar w:fldCharType="end"/>
          </w:r>
        </w:p>
        <w:p>
          <w:pPr>
            <w:pStyle w:val="17"/>
            <w:tabs>
              <w:tab w:val="left" w:pos="1050"/>
            </w:tabs>
            <w:spacing w:before="163"/>
            <w:rPr>
              <w:rFonts w:asciiTheme="minorHAnsi" w:hAnsiTheme="minorHAnsi" w:eastAsiaTheme="minorEastAsia"/>
              <w:sz w:val="21"/>
            </w:rPr>
          </w:pPr>
          <w:r>
            <w:fldChar w:fldCharType="begin"/>
          </w:r>
          <w:r>
            <w:instrText xml:space="preserve"> HYPERLINK \l "_Toc85060916" </w:instrText>
          </w:r>
          <w:r>
            <w:fldChar w:fldCharType="separate"/>
          </w:r>
          <w:r>
            <w:rPr>
              <w:rStyle w:val="26"/>
              <w:rFonts w:cs="Times New Roman"/>
            </w:rPr>
            <w:t>第九章</w:t>
          </w:r>
          <w:r>
            <w:rPr>
              <w:rFonts w:asciiTheme="minorHAnsi" w:hAnsiTheme="minorHAnsi" w:eastAsiaTheme="minorEastAsia"/>
              <w:sz w:val="21"/>
            </w:rPr>
            <w:tab/>
          </w:r>
          <w:r>
            <w:rPr>
              <w:rStyle w:val="26"/>
              <w:rFonts w:cs="Times New Roman"/>
            </w:rPr>
            <w:t>正文第二章</w:t>
          </w:r>
          <w:r>
            <w:tab/>
          </w:r>
          <w:r>
            <w:fldChar w:fldCharType="begin"/>
          </w:r>
          <w:r>
            <w:instrText xml:space="preserve"> PAGEREF _Toc85060916 \h </w:instrText>
          </w:r>
          <w:r>
            <w:fldChar w:fldCharType="separate"/>
          </w:r>
          <w:ins w:id="51" w:author="Li Jinjie" w:date="2023-05-06T18:04:00Z">
            <w:r>
              <w:rPr/>
              <w:t>14</w:t>
            </w:r>
          </w:ins>
          <w:del w:id="52" w:author="Li Jinjie" w:date="2023-05-06T17:40:00Z">
            <w:r>
              <w:rPr/>
              <w:delText>21</w:delText>
            </w:r>
          </w:del>
          <w:r>
            <w:fldChar w:fldCharType="end"/>
          </w:r>
          <w:r>
            <w:fldChar w:fldCharType="end"/>
          </w:r>
        </w:p>
        <w:p>
          <w:pPr>
            <w:pStyle w:val="17"/>
            <w:spacing w:before="163"/>
            <w:rPr>
              <w:rFonts w:asciiTheme="minorHAnsi" w:hAnsiTheme="minorHAnsi" w:eastAsiaTheme="minorEastAsia"/>
              <w:sz w:val="21"/>
            </w:rPr>
          </w:pPr>
          <w:r>
            <w:fldChar w:fldCharType="begin"/>
          </w:r>
          <w:r>
            <w:instrText xml:space="preserve"> HYPERLINK \l "_Toc85060917" </w:instrText>
          </w:r>
          <w:r>
            <w:fldChar w:fldCharType="separate"/>
          </w:r>
          <w:r>
            <w:rPr>
              <w:rStyle w:val="26"/>
              <w:rFonts w:cs="Times New Roman"/>
            </w:rPr>
            <w:t>总结</w:t>
          </w:r>
          <w:r>
            <w:tab/>
          </w:r>
          <w:r>
            <w:fldChar w:fldCharType="begin"/>
          </w:r>
          <w:r>
            <w:instrText xml:space="preserve"> PAGEREF _Toc85060917 \h </w:instrText>
          </w:r>
          <w:r>
            <w:fldChar w:fldCharType="separate"/>
          </w:r>
          <w:ins w:id="53" w:author="Li Jinjie" w:date="2023-05-06T18:04:00Z">
            <w:r>
              <w:rPr/>
              <w:t>18</w:t>
            </w:r>
          </w:ins>
          <w:del w:id="54" w:author="Li Jinjie" w:date="2023-05-06T17:40:00Z">
            <w:r>
              <w:rPr/>
              <w:delText>22</w:delText>
            </w:r>
          </w:del>
          <w:r>
            <w:fldChar w:fldCharType="end"/>
          </w:r>
          <w:r>
            <w:fldChar w:fldCharType="end"/>
          </w:r>
        </w:p>
        <w:p>
          <w:pPr>
            <w:pStyle w:val="17"/>
            <w:spacing w:before="163"/>
            <w:rPr>
              <w:rFonts w:asciiTheme="minorHAnsi" w:hAnsiTheme="minorHAnsi" w:eastAsiaTheme="minorEastAsia"/>
              <w:sz w:val="21"/>
            </w:rPr>
          </w:pPr>
          <w:r>
            <w:fldChar w:fldCharType="begin"/>
          </w:r>
          <w:r>
            <w:instrText xml:space="preserve"> HYPERLINK \l "_Toc85060918" </w:instrText>
          </w:r>
          <w:r>
            <w:fldChar w:fldCharType="separate"/>
          </w:r>
          <w:r>
            <w:rPr>
              <w:rStyle w:val="26"/>
              <w:rFonts w:cs="Times New Roman"/>
            </w:rPr>
            <w:t>参考文献</w:t>
          </w:r>
          <w:r>
            <w:tab/>
          </w:r>
          <w:r>
            <w:fldChar w:fldCharType="begin"/>
          </w:r>
          <w:r>
            <w:instrText xml:space="preserve"> PAGEREF _Toc85060918 \h </w:instrText>
          </w:r>
          <w:r>
            <w:fldChar w:fldCharType="separate"/>
          </w:r>
          <w:ins w:id="55" w:author="Li Jinjie" w:date="2023-05-06T18:04:00Z">
            <w:r>
              <w:rPr/>
              <w:t>19</w:t>
            </w:r>
          </w:ins>
          <w:del w:id="56" w:author="Li Jinjie" w:date="2023-05-06T17:40:00Z">
            <w:r>
              <w:rPr/>
              <w:delText>23</w:delText>
            </w:r>
          </w:del>
          <w:r>
            <w:fldChar w:fldCharType="end"/>
          </w:r>
          <w:r>
            <w:fldChar w:fldCharType="end"/>
          </w:r>
        </w:p>
        <w:p>
          <w:pPr>
            <w:pStyle w:val="17"/>
            <w:spacing w:before="163"/>
            <w:rPr>
              <w:rFonts w:asciiTheme="minorHAnsi" w:hAnsiTheme="minorHAnsi" w:eastAsiaTheme="minorEastAsia"/>
              <w:sz w:val="21"/>
            </w:rPr>
          </w:pPr>
          <w:r>
            <w:fldChar w:fldCharType="begin"/>
          </w:r>
          <w:r>
            <w:instrText xml:space="preserve"> HYPERLINK \l "_Toc85060919" </w:instrText>
          </w:r>
          <w:r>
            <w:fldChar w:fldCharType="separate"/>
          </w:r>
          <w:r>
            <w:rPr>
              <w:rStyle w:val="26"/>
              <w:rFonts w:cs="Times New Roman"/>
            </w:rPr>
            <w:t>附录</w:t>
          </w:r>
          <w:r>
            <w:tab/>
          </w:r>
          <w:r>
            <w:fldChar w:fldCharType="begin"/>
          </w:r>
          <w:r>
            <w:instrText xml:space="preserve"> PAGEREF _Toc85060919 \h </w:instrText>
          </w:r>
          <w:r>
            <w:fldChar w:fldCharType="separate"/>
          </w:r>
          <w:ins w:id="57" w:author="Li Jinjie" w:date="2023-05-06T18:04:00Z">
            <w:r>
              <w:rPr/>
              <w:t>20</w:t>
            </w:r>
          </w:ins>
          <w:del w:id="58" w:author="Li Jinjie" w:date="2023-05-06T17:40:00Z">
            <w:r>
              <w:rPr/>
              <w:delText>24</w:delText>
            </w:r>
          </w:del>
          <w:r>
            <w:fldChar w:fldCharType="end"/>
          </w:r>
          <w:r>
            <w:fldChar w:fldCharType="end"/>
          </w:r>
        </w:p>
        <w:p>
          <w:pPr>
            <w:pStyle w:val="17"/>
            <w:spacing w:before="163"/>
            <w:rPr>
              <w:rFonts w:asciiTheme="minorHAnsi" w:hAnsiTheme="minorHAnsi" w:eastAsiaTheme="minorEastAsia"/>
              <w:sz w:val="21"/>
            </w:rPr>
          </w:pPr>
          <w:r>
            <w:fldChar w:fldCharType="begin"/>
          </w:r>
          <w:r>
            <w:instrText xml:space="preserve"> HYPERLINK \l "_Toc85060920" </w:instrText>
          </w:r>
          <w:r>
            <w:fldChar w:fldCharType="separate"/>
          </w:r>
          <w:r>
            <w:rPr>
              <w:rStyle w:val="26"/>
              <w:rFonts w:cs="Times New Roman"/>
            </w:rPr>
            <w:t>攻读学位期间取得的成果</w:t>
          </w:r>
          <w:r>
            <w:tab/>
          </w:r>
          <w:r>
            <w:fldChar w:fldCharType="begin"/>
          </w:r>
          <w:r>
            <w:instrText xml:space="preserve"> PAGEREF _Toc85060920 \h </w:instrText>
          </w:r>
          <w:r>
            <w:fldChar w:fldCharType="separate"/>
          </w:r>
          <w:ins w:id="59" w:author="Li Jinjie" w:date="2023-05-06T18:04:00Z">
            <w:r>
              <w:rPr/>
              <w:t>21</w:t>
            </w:r>
          </w:ins>
          <w:del w:id="60" w:author="Li Jinjie" w:date="2023-05-06T17:40:00Z">
            <w:r>
              <w:rPr/>
              <w:delText>25</w:delText>
            </w:r>
          </w:del>
          <w:r>
            <w:fldChar w:fldCharType="end"/>
          </w:r>
          <w:r>
            <w:fldChar w:fldCharType="end"/>
          </w:r>
        </w:p>
        <w:p>
          <w:pPr>
            <w:pStyle w:val="17"/>
            <w:spacing w:before="163"/>
            <w:rPr>
              <w:rFonts w:asciiTheme="minorHAnsi" w:hAnsiTheme="minorHAnsi" w:eastAsiaTheme="minorEastAsia"/>
              <w:sz w:val="21"/>
            </w:rPr>
          </w:pPr>
          <w:r>
            <w:fldChar w:fldCharType="begin"/>
          </w:r>
          <w:r>
            <w:instrText xml:space="preserve"> HYPERLINK \l "_Toc85060921" </w:instrText>
          </w:r>
          <w:r>
            <w:fldChar w:fldCharType="separate"/>
          </w:r>
          <w:r>
            <w:rPr>
              <w:rStyle w:val="26"/>
              <w:rFonts w:cs="Times New Roman"/>
            </w:rPr>
            <w:t>致谢</w:t>
          </w:r>
          <w:r>
            <w:tab/>
          </w:r>
          <w:r>
            <w:fldChar w:fldCharType="begin"/>
          </w:r>
          <w:r>
            <w:instrText xml:space="preserve"> PAGEREF _Toc85060921 \h </w:instrText>
          </w:r>
          <w:r>
            <w:fldChar w:fldCharType="separate"/>
          </w:r>
          <w:ins w:id="61" w:author="Li Jinjie" w:date="2023-05-06T18:04:00Z">
            <w:r>
              <w:rPr/>
              <w:t>22</w:t>
            </w:r>
          </w:ins>
          <w:del w:id="62" w:author="Li Jinjie" w:date="2023-05-06T17:40:00Z">
            <w:r>
              <w:rPr/>
              <w:delText>26</w:delText>
            </w:r>
          </w:del>
          <w:r>
            <w:fldChar w:fldCharType="end"/>
          </w:r>
          <w:r>
            <w:fldChar w:fldCharType="end"/>
          </w:r>
        </w:p>
        <w:p>
          <w:pPr>
            <w:pStyle w:val="17"/>
            <w:spacing w:before="163"/>
            <w:rPr>
              <w:rFonts w:asciiTheme="minorHAnsi" w:hAnsiTheme="minorHAnsi" w:eastAsiaTheme="minorEastAsia"/>
              <w:sz w:val="21"/>
            </w:rPr>
          </w:pPr>
          <w:r>
            <w:fldChar w:fldCharType="begin"/>
          </w:r>
          <w:r>
            <w:instrText xml:space="preserve"> HYPERLINK \l "_Toc85060922" </w:instrText>
          </w:r>
          <w:r>
            <w:fldChar w:fldCharType="separate"/>
          </w:r>
          <w:r>
            <w:rPr>
              <w:rStyle w:val="26"/>
              <w:rFonts w:cs="Times New Roman"/>
            </w:rPr>
            <w:t>作者简介</w:t>
          </w:r>
          <w:r>
            <w:tab/>
          </w:r>
          <w:r>
            <w:fldChar w:fldCharType="begin"/>
          </w:r>
          <w:r>
            <w:instrText xml:space="preserve"> PAGEREF _Toc85060922 \h </w:instrText>
          </w:r>
          <w:r>
            <w:fldChar w:fldCharType="separate"/>
          </w:r>
          <w:ins w:id="63" w:author="Li Jinjie" w:date="2023-05-06T18:04:00Z">
            <w:r>
              <w:rPr/>
              <w:t>23</w:t>
            </w:r>
          </w:ins>
          <w:del w:id="64" w:author="Li Jinjie" w:date="2023-05-06T17:40:00Z">
            <w:r>
              <w:rPr/>
              <w:delText>27</w:delText>
            </w:r>
          </w:del>
          <w:r>
            <w:fldChar w:fldCharType="end"/>
          </w:r>
          <w:r>
            <w:fldChar w:fldCharType="end"/>
          </w:r>
        </w:p>
        <w:p>
          <w:pPr>
            <w:rPr>
              <w:rFonts w:cs="Times New Roman"/>
            </w:rPr>
          </w:pPr>
          <w:r>
            <w:rPr>
              <w:rFonts w:cs="Times New Roman"/>
            </w:rPr>
            <w:fldChar w:fldCharType="end"/>
          </w:r>
        </w:p>
      </w:sdtContent>
    </w:sdt>
    <w:bookmarkEnd w:id="5"/>
    <w:p>
      <w:pPr>
        <w:spacing w:line="240" w:lineRule="auto"/>
        <w:jc w:val="left"/>
        <w:rPr>
          <w:rFonts w:eastAsia="黑体" w:cs="Times New Roman"/>
          <w:sz w:val="28"/>
        </w:rPr>
      </w:pPr>
      <w:r>
        <w:rPr>
          <w:rFonts w:eastAsia="黑体" w:cs="Times New Roman"/>
          <w:sz w:val="28"/>
        </w:rPr>
        <w:br w:type="page"/>
      </w:r>
    </w:p>
    <w:p>
      <w:pPr>
        <w:spacing w:before="163" w:beforeLines="50" w:after="163" w:afterLines="50" w:line="240" w:lineRule="auto"/>
        <w:jc w:val="center"/>
        <w:rPr>
          <w:rFonts w:ascii="黑体" w:hAnsi="黑体" w:eastAsia="黑体"/>
          <w:sz w:val="32"/>
          <w:szCs w:val="32"/>
        </w:rPr>
      </w:pPr>
      <w:bookmarkStart w:id="6" w:name="_Toc467679510"/>
      <w:r>
        <w:rPr>
          <w:rFonts w:ascii="黑体" w:hAnsi="黑体" w:eastAsia="黑体"/>
          <w:sz w:val="32"/>
          <w:szCs w:val="32"/>
        </w:rPr>
        <w:t>图</w:t>
      </w:r>
      <w:r>
        <w:rPr>
          <w:rFonts w:hint="eastAsia" w:ascii="黑体" w:hAnsi="黑体" w:eastAsia="黑体"/>
          <w:sz w:val="32"/>
          <w:szCs w:val="32"/>
        </w:rPr>
        <w:t>清单</w:t>
      </w:r>
      <w:bookmarkEnd w:id="6"/>
    </w:p>
    <w:p>
      <w:pPr>
        <w:pStyle w:val="19"/>
        <w:tabs>
          <w:tab w:val="right" w:leader="dot" w:pos="9061"/>
        </w:tabs>
        <w:ind w:left="1040" w:hanging="560"/>
        <w:rPr>
          <w:rFonts w:asciiTheme="minorHAnsi" w:hAnsiTheme="minorHAnsi" w:eastAsiaTheme="minorEastAsia"/>
          <w:sz w:val="21"/>
        </w:rPr>
      </w:pPr>
      <w:r>
        <w:rPr>
          <w:rFonts w:eastAsia="黑体" w:cs="Times New Roman"/>
          <w:sz w:val="28"/>
        </w:rPr>
        <w:fldChar w:fldCharType="begin"/>
      </w:r>
      <w:r>
        <w:rPr>
          <w:rFonts w:eastAsia="黑体" w:cs="Times New Roman"/>
          <w:sz w:val="28"/>
        </w:rPr>
        <w:instrText xml:space="preserve"> TOC \h \z \t "phd_notePic" \c </w:instrText>
      </w:r>
      <w:r>
        <w:rPr>
          <w:rFonts w:eastAsia="黑体" w:cs="Times New Roman"/>
          <w:sz w:val="28"/>
        </w:rPr>
        <w:fldChar w:fldCharType="separate"/>
      </w:r>
      <w:r>
        <w:fldChar w:fldCharType="begin"/>
      </w:r>
      <w:r>
        <w:instrText xml:space="preserve"> HYPERLINK \l "_Toc85060973" </w:instrText>
      </w:r>
      <w:r>
        <w:fldChar w:fldCharType="separate"/>
      </w:r>
      <w:r>
        <w:rPr>
          <w:rStyle w:val="26"/>
        </w:rPr>
        <w:t>图 1 插图示例。Album cover of True by Avicii.</w:t>
      </w:r>
      <w:r>
        <w:tab/>
      </w:r>
      <w:r>
        <w:fldChar w:fldCharType="begin"/>
      </w:r>
      <w:r>
        <w:instrText xml:space="preserve"> PAGEREF _Toc85060973 \h </w:instrText>
      </w:r>
      <w:r>
        <w:fldChar w:fldCharType="separate"/>
      </w:r>
      <w:ins w:id="65" w:author="Li Jinjie" w:date="2023-05-06T18:04:00Z">
        <w:r>
          <w:rPr/>
          <w:t>14</w:t>
        </w:r>
      </w:ins>
      <w:del w:id="66" w:author="Li Jinjie" w:date="2023-05-06T17:40:00Z">
        <w:r>
          <w:rPr/>
          <w:delText>21</w:delText>
        </w:r>
      </w:del>
      <w:r>
        <w:fldChar w:fldCharType="end"/>
      </w:r>
      <w:r>
        <w:fldChar w:fldCharType="end"/>
      </w:r>
    </w:p>
    <w:p>
      <w:pPr>
        <w:spacing w:line="240" w:lineRule="auto"/>
        <w:jc w:val="left"/>
        <w:rPr>
          <w:rFonts w:eastAsia="黑体" w:cs="Times New Roman"/>
          <w:sz w:val="28"/>
        </w:rPr>
      </w:pPr>
      <w:r>
        <w:rPr>
          <w:rFonts w:eastAsia="黑体" w:cs="Times New Roman"/>
          <w:sz w:val="28"/>
        </w:rPr>
        <w:fldChar w:fldCharType="end"/>
      </w:r>
    </w:p>
    <w:p>
      <w:pPr>
        <w:spacing w:line="240" w:lineRule="auto"/>
        <w:jc w:val="left"/>
        <w:rPr>
          <w:rFonts w:eastAsia="黑体" w:cs="Times New Roman"/>
          <w:sz w:val="28"/>
        </w:rPr>
      </w:pPr>
      <w:r>
        <w:rPr>
          <w:rFonts w:eastAsia="黑体" w:cs="Times New Roman"/>
          <w:sz w:val="28"/>
        </w:rPr>
        <w:br w:type="page"/>
      </w:r>
    </w:p>
    <w:p>
      <w:pPr>
        <w:spacing w:before="163" w:beforeLines="50" w:after="163" w:afterLines="50" w:line="240" w:lineRule="auto"/>
        <w:jc w:val="center"/>
        <w:rPr>
          <w:rFonts w:ascii="黑体" w:hAnsi="黑体" w:eastAsia="黑体"/>
          <w:sz w:val="32"/>
          <w:szCs w:val="32"/>
        </w:rPr>
      </w:pPr>
      <w:bookmarkStart w:id="7" w:name="_Toc467679511"/>
      <w:r>
        <w:rPr>
          <w:rFonts w:ascii="黑体" w:hAnsi="黑体" w:eastAsia="黑体"/>
          <w:sz w:val="32"/>
          <w:szCs w:val="32"/>
        </w:rPr>
        <w:t>表</w:t>
      </w:r>
      <w:r>
        <w:rPr>
          <w:rFonts w:hint="eastAsia" w:ascii="黑体" w:hAnsi="黑体" w:eastAsia="黑体"/>
          <w:sz w:val="32"/>
          <w:szCs w:val="32"/>
        </w:rPr>
        <w:t>清单</w:t>
      </w:r>
      <w:bookmarkEnd w:id="7"/>
    </w:p>
    <w:p>
      <w:pPr>
        <w:pStyle w:val="19"/>
        <w:tabs>
          <w:tab w:val="right" w:leader="dot" w:pos="9061"/>
        </w:tabs>
        <w:ind w:left="960" w:hanging="480"/>
        <w:rPr>
          <w:rFonts w:asciiTheme="minorHAnsi" w:hAnsiTheme="minorHAnsi" w:eastAsiaTheme="minorEastAsia"/>
          <w:sz w:val="21"/>
        </w:rPr>
      </w:pPr>
      <w:r>
        <w:rPr>
          <w:rFonts w:cs="Times New Roman"/>
        </w:rPr>
        <w:fldChar w:fldCharType="begin"/>
      </w:r>
      <w:r>
        <w:rPr>
          <w:rFonts w:cs="Times New Roman"/>
        </w:rPr>
        <w:instrText xml:space="preserve"> TOC \h \z \t "phd_noteTable" \c </w:instrText>
      </w:r>
      <w:r>
        <w:rPr>
          <w:rFonts w:cs="Times New Roman"/>
        </w:rPr>
        <w:fldChar w:fldCharType="separate"/>
      </w:r>
      <w:r>
        <w:fldChar w:fldCharType="begin"/>
      </w:r>
      <w:r>
        <w:instrText xml:space="preserve"> HYPERLINK \l "_Toc85060836" </w:instrText>
      </w:r>
      <w:r>
        <w:fldChar w:fldCharType="separate"/>
      </w:r>
      <w:r>
        <w:rPr>
          <w:rStyle w:val="26"/>
        </w:rPr>
        <w:t>表 1 学位论文组成</w:t>
      </w:r>
      <w:r>
        <w:tab/>
      </w:r>
      <w:r>
        <w:fldChar w:fldCharType="begin"/>
      </w:r>
      <w:r>
        <w:instrText xml:space="preserve"> PAGEREF _Toc85060836 \h </w:instrText>
      </w:r>
      <w:r>
        <w:fldChar w:fldCharType="separate"/>
      </w:r>
      <w:ins w:id="67" w:author="Li Jinjie" w:date="2023-05-06T18:04:00Z">
        <w:r>
          <w:rPr/>
          <w:t>3</w:t>
        </w:r>
      </w:ins>
      <w:del w:id="68" w:author="Li Jinjie" w:date="2023-05-06T17:40:00Z">
        <w:r>
          <w:rPr/>
          <w:delText>10</w:delText>
        </w:r>
      </w:del>
      <w:r>
        <w:fldChar w:fldCharType="end"/>
      </w:r>
      <w:r>
        <w:fldChar w:fldCharType="end"/>
      </w:r>
    </w:p>
    <w:p>
      <w:pPr>
        <w:pStyle w:val="19"/>
        <w:tabs>
          <w:tab w:val="right" w:leader="dot" w:pos="9061"/>
        </w:tabs>
        <w:ind w:left="960" w:hanging="480"/>
        <w:rPr>
          <w:rFonts w:asciiTheme="minorHAnsi" w:hAnsiTheme="minorHAnsi" w:eastAsiaTheme="minorEastAsia"/>
          <w:sz w:val="21"/>
        </w:rPr>
      </w:pPr>
      <w:r>
        <w:fldChar w:fldCharType="begin"/>
      </w:r>
      <w:r>
        <w:instrText xml:space="preserve"> HYPERLINK \l "_Toc85060837" </w:instrText>
      </w:r>
      <w:r>
        <w:fldChar w:fldCharType="separate"/>
      </w:r>
      <w:r>
        <w:rPr>
          <w:rStyle w:val="26"/>
        </w:rPr>
        <w:t>表 2 学术格式要求</w:t>
      </w:r>
      <w:r>
        <w:tab/>
      </w:r>
      <w:r>
        <w:fldChar w:fldCharType="begin"/>
      </w:r>
      <w:r>
        <w:instrText xml:space="preserve"> PAGEREF _Toc85060837 \h </w:instrText>
      </w:r>
      <w:r>
        <w:fldChar w:fldCharType="separate"/>
      </w:r>
      <w:ins w:id="69" w:author="Li Jinjie" w:date="2023-05-06T18:04:00Z">
        <w:r>
          <w:rPr/>
          <w:t>7</w:t>
        </w:r>
      </w:ins>
      <w:del w:id="70" w:author="Li Jinjie" w:date="2023-05-06T17:40:00Z">
        <w:r>
          <w:rPr/>
          <w:delText>14</w:delText>
        </w:r>
      </w:del>
      <w:r>
        <w:fldChar w:fldCharType="end"/>
      </w:r>
      <w:r>
        <w:fldChar w:fldCharType="end"/>
      </w:r>
    </w:p>
    <w:p>
      <w:pPr>
        <w:pStyle w:val="19"/>
        <w:tabs>
          <w:tab w:val="right" w:leader="dot" w:pos="9061"/>
        </w:tabs>
        <w:ind w:left="960" w:hanging="480"/>
        <w:rPr>
          <w:rFonts w:asciiTheme="minorHAnsi" w:hAnsiTheme="minorHAnsi" w:eastAsiaTheme="minorEastAsia"/>
          <w:sz w:val="21"/>
        </w:rPr>
      </w:pPr>
      <w:r>
        <w:fldChar w:fldCharType="begin"/>
      </w:r>
      <w:r>
        <w:instrText xml:space="preserve"> HYPERLINK \l "_Toc85060838" </w:instrText>
      </w:r>
      <w:r>
        <w:fldChar w:fldCharType="separate"/>
      </w:r>
      <w:r>
        <w:rPr>
          <w:rStyle w:val="26"/>
        </w:rPr>
        <w:t>表 3 学术格式要求（续）</w:t>
      </w:r>
      <w:r>
        <w:tab/>
      </w:r>
      <w:r>
        <w:fldChar w:fldCharType="begin"/>
      </w:r>
      <w:r>
        <w:instrText xml:space="preserve"> PAGEREF _Toc85060838 \h </w:instrText>
      </w:r>
      <w:r>
        <w:fldChar w:fldCharType="separate"/>
      </w:r>
      <w:ins w:id="71" w:author="Li Jinjie" w:date="2023-05-06T18:04:00Z">
        <w:r>
          <w:rPr/>
          <w:t>8</w:t>
        </w:r>
      </w:ins>
      <w:del w:id="72" w:author="Li Jinjie" w:date="2023-05-06T17:40:00Z">
        <w:r>
          <w:rPr/>
          <w:delText>15</w:delText>
        </w:r>
      </w:del>
      <w:r>
        <w:fldChar w:fldCharType="end"/>
      </w:r>
      <w:r>
        <w:fldChar w:fldCharType="end"/>
      </w:r>
    </w:p>
    <w:p>
      <w:pPr>
        <w:rPr>
          <w:rFonts w:cs="Times New Roman"/>
        </w:rPr>
      </w:pPr>
      <w:r>
        <w:rPr>
          <w:rFonts w:cs="Times New Roman"/>
        </w:rPr>
        <w:fldChar w:fldCharType="end"/>
      </w:r>
    </w:p>
    <w:p>
      <w:pPr>
        <w:rPr>
          <w:rFonts w:cs="Times New Roman"/>
        </w:rPr>
      </w:pPr>
      <w:r>
        <w:rPr>
          <w:rFonts w:cs="Times New Roman"/>
        </w:rPr>
        <w:br w:type="page"/>
      </w:r>
    </w:p>
    <w:p>
      <w:pPr>
        <w:spacing w:before="163" w:beforeLines="50" w:after="163" w:afterLines="50" w:line="240" w:lineRule="auto"/>
        <w:jc w:val="center"/>
        <w:rPr>
          <w:rFonts w:ascii="黑体" w:hAnsi="黑体" w:eastAsia="黑体"/>
          <w:sz w:val="32"/>
          <w:szCs w:val="32"/>
        </w:rPr>
      </w:pPr>
      <w:r>
        <w:rPr>
          <w:rFonts w:hint="eastAsia" w:ascii="黑体" w:hAnsi="黑体" w:eastAsia="黑体"/>
          <w:sz w:val="32"/>
          <w:szCs w:val="32"/>
        </w:rPr>
        <w:t>主要符号表</w:t>
      </w:r>
    </w:p>
    <w:p>
      <w:pPr>
        <w:rPr>
          <w:rFonts w:cs="Times New Roman"/>
        </w:rPr>
      </w:pPr>
    </w:p>
    <w:p>
      <w:pPr>
        <w:rPr>
          <w:rFonts w:cs="Times New Roman"/>
        </w:rPr>
      </w:pPr>
    </w:p>
    <w:p>
      <w:pPr>
        <w:rPr>
          <w:rFonts w:cs="Times New Roman"/>
        </w:rPr>
      </w:pPr>
    </w:p>
    <w:p>
      <w:pPr>
        <w:rPr>
          <w:rFonts w:cs="Times New Roman"/>
        </w:rPr>
      </w:pPr>
    </w:p>
    <w:p>
      <w:pPr>
        <w:rPr>
          <w:rFonts w:cs="Times New Roman"/>
        </w:rPr>
      </w:pPr>
    </w:p>
    <w:p>
      <w:pPr>
        <w:jc w:val="center"/>
        <w:rPr>
          <w:rFonts w:cs="Times New Roman"/>
        </w:rPr>
      </w:pPr>
    </w:p>
    <w:p>
      <w:pPr>
        <w:rPr>
          <w:rFonts w:cs="Times New Roman"/>
        </w:rPr>
      </w:pPr>
    </w:p>
    <w:p>
      <w:pPr>
        <w:rPr>
          <w:rFonts w:cs="Times New Roman"/>
        </w:rPr>
      </w:pPr>
    </w:p>
    <w:p>
      <w:pPr>
        <w:rPr>
          <w:rFonts w:cs="Times New Roman"/>
        </w:rPr>
        <w:sectPr>
          <w:headerReference r:id="rId11" w:type="default"/>
          <w:footerReference r:id="rId13" w:type="default"/>
          <w:headerReference r:id="rId12" w:type="even"/>
          <w:footerReference r:id="rId14" w:type="even"/>
          <w:pgSz w:w="11906" w:h="16838"/>
          <w:pgMar w:top="1418" w:right="1418" w:bottom="1418" w:left="1418" w:header="851" w:footer="851" w:gutter="0"/>
          <w:pgNumType w:fmt="upperRoman" w:start="1"/>
          <w:cols w:space="425" w:num="1"/>
          <w:docGrid w:type="linesAndChars" w:linePitch="326" w:charSpace="0"/>
        </w:sectPr>
      </w:pPr>
    </w:p>
    <w:p>
      <w:pPr>
        <w:pStyle w:val="37"/>
        <w:spacing w:before="163" w:after="163"/>
        <w:rPr>
          <w:rFonts w:ascii="Times New Roman" w:hAnsi="Times New Roman" w:cs="Times New Roman"/>
        </w:rPr>
      </w:pPr>
      <w:bookmarkStart w:id="8" w:name="_Toc467679512"/>
      <w:bookmarkStart w:id="9" w:name="_Toc85060893"/>
      <w:r>
        <w:rPr>
          <w:rFonts w:ascii="Times New Roman" w:hAnsi="Times New Roman" w:cs="Times New Roman"/>
        </w:rPr>
        <w:t>绪论</w:t>
      </w:r>
      <w:bookmarkEnd w:id="8"/>
      <w:bookmarkEnd w:id="9"/>
    </w:p>
    <w:p>
      <w:pPr>
        <w:pStyle w:val="40"/>
        <w:spacing w:before="163" w:after="163"/>
        <w:ind w:left="0" w:firstLine="0"/>
        <w:rPr>
          <w:rFonts w:cs="Times New Roman"/>
        </w:rPr>
      </w:pPr>
      <w:bookmarkStart w:id="10" w:name="_Toc85060894"/>
      <w:r>
        <w:rPr>
          <w:rFonts w:hint="eastAsia" w:cs="Times New Roman"/>
        </w:rPr>
        <w:t>简述</w:t>
      </w:r>
      <w:bookmarkEnd w:id="10"/>
    </w:p>
    <w:p>
      <w:pPr>
        <w:ind w:firstLine="480" w:firstLineChars="200"/>
      </w:pPr>
      <w:r>
        <w:rPr>
          <w:rFonts w:hint="eastAsia"/>
        </w:rPr>
        <w:t>本Word为北航学位论文模板，适用于</w:t>
      </w:r>
      <w:r>
        <w:rPr>
          <w:rFonts w:hint="eastAsia"/>
          <w:b/>
        </w:rPr>
        <w:t>理工类</w:t>
      </w:r>
      <w:r>
        <w:rPr>
          <w:rFonts w:hint="eastAsia"/>
        </w:rPr>
        <w:t>博士、学术硕士和专业硕士（需作相应调整，详见</w:t>
      </w:r>
      <w:r>
        <w:rPr>
          <w:rFonts w:hint="eastAsia"/>
          <w:b/>
        </w:rPr>
        <w:t>第四章</w:t>
      </w:r>
      <w:r>
        <w:rPr>
          <w:rFonts w:hint="eastAsia"/>
        </w:rPr>
        <w:t>）。本Word模板参考自2015年8月版北航《研究生手册》（以下简称《手册》），根据2</w:t>
      </w:r>
      <w:r>
        <w:t>020</w:t>
      </w:r>
      <w:r>
        <w:rPr>
          <w:rFonts w:hint="eastAsia"/>
        </w:rPr>
        <w:t>年7月修订版修订，具体要求请参见各自的《手册》，后续版本格式变更请自行修改调整，最终成文格式需参考学院要求及打印方意见。本模板中大量内容和说明直接摘抄自《手册》（2015年8月版），基本覆盖了论文内容和格式方面的要求。</w:t>
      </w:r>
    </w:p>
    <w:p>
      <w:pPr>
        <w:ind w:firstLine="480" w:firstLineChars="200"/>
      </w:pPr>
      <w:r>
        <w:rPr>
          <w:rFonts w:hint="eastAsia"/>
        </w:rPr>
        <w:t>本模板已上传GitHub</w:t>
      </w:r>
      <w:r>
        <w:rPr>
          <w:rStyle w:val="28"/>
        </w:rPr>
        <w:footnoteReference w:id="0"/>
      </w:r>
      <w:r>
        <w:t>，</w:t>
      </w:r>
      <w:r>
        <w:rPr>
          <w:rFonts w:hint="eastAsia"/>
        </w:rPr>
        <w:t>该仓库中同时也包含了相应的</w:t>
      </w:r>
      <w:r>
        <w:t>L</w:t>
      </w:r>
      <w:r>
        <w:rPr>
          <w:rFonts w:hint="eastAsia"/>
        </w:rPr>
        <w:t>a</w:t>
      </w:r>
      <w:r>
        <w:t>TeX</w:t>
      </w:r>
      <w:r>
        <w:rPr>
          <w:rFonts w:hint="eastAsia"/>
        </w:rPr>
        <w:t>模板。</w:t>
      </w:r>
    </w:p>
    <w:p>
      <w:pPr>
        <w:pStyle w:val="40"/>
        <w:spacing w:before="163" w:after="163"/>
        <w:ind w:left="0" w:firstLine="0"/>
        <w:rPr>
          <w:rFonts w:cs="Times New Roman"/>
        </w:rPr>
      </w:pPr>
      <w:bookmarkStart w:id="11" w:name="_Toc85060895"/>
      <w:r>
        <w:rPr>
          <w:rFonts w:hint="eastAsia" w:cs="Times New Roman"/>
        </w:rPr>
        <w:t>概述</w:t>
      </w:r>
      <w:bookmarkEnd w:id="11"/>
    </w:p>
    <w:p>
      <w:pPr>
        <w:ind w:firstLine="480" w:firstLineChars="200"/>
      </w:pPr>
      <w:r>
        <w:rPr>
          <w:rFonts w:hint="eastAsia"/>
        </w:rPr>
        <w:t>学位论文是标明作者从事科学研究取得的创造性成果和创新见解，并以此为内容撰写的、作为申请学位时评审用的学位论文。</w:t>
      </w:r>
    </w:p>
    <w:p>
      <w:pPr>
        <w:ind w:firstLine="480" w:firstLineChars="200"/>
      </w:pPr>
      <w:r>
        <w:rPr>
          <w:rFonts w:hint="eastAsia"/>
        </w:rPr>
        <w:t>硕士学位论文应该表明作者在本门学科上掌握了坚实的基础理论和系统的专门知识，对所研究的课题有新的见解，并具有从事科学研究工作或独立担任专门技术工作能力。</w:t>
      </w:r>
    </w:p>
    <w:p>
      <w:pPr>
        <w:ind w:firstLine="480" w:firstLineChars="200"/>
      </w:pPr>
      <w:r>
        <w:rPr>
          <w:rFonts w:hint="eastAsia"/>
        </w:rPr>
        <w:t>博士学位论文应表明作者在本门学科上掌握了坚实广阔的基础理论和系统深入的专门知识，在科学和专门技术上做出了创造性的成果，并具有独立从事科学研究工作能力。</w:t>
      </w:r>
    </w:p>
    <w:p>
      <w:pPr>
        <w:pStyle w:val="40"/>
        <w:spacing w:before="163" w:after="163"/>
        <w:ind w:left="0" w:firstLine="0"/>
        <w:rPr>
          <w:rFonts w:cs="Times New Roman"/>
        </w:rPr>
      </w:pPr>
      <w:bookmarkStart w:id="12" w:name="_Toc85060896"/>
      <w:r>
        <w:rPr>
          <w:rFonts w:hint="eastAsia" w:cs="Times New Roman"/>
        </w:rPr>
        <w:t>基本要求</w:t>
      </w:r>
      <w:bookmarkEnd w:id="12"/>
    </w:p>
    <w:p>
      <w:pPr>
        <w:ind w:firstLine="480" w:firstLineChars="200"/>
      </w:pPr>
      <w:r>
        <w:rPr>
          <w:rFonts w:hint="eastAsia"/>
        </w:rPr>
        <w:t>论文应立论正确、推理严谨、说明透彻、数据可靠。</w:t>
      </w:r>
    </w:p>
    <w:p>
      <w:pPr>
        <w:ind w:firstLine="480" w:firstLineChars="200"/>
      </w:pPr>
      <w:r>
        <w:rPr>
          <w:rFonts w:hint="eastAsia"/>
        </w:rPr>
        <w:t>论文应结构合理、层次分明、叙述准确、文字简练、文图规范。对于涉及作者创新性工作和研究特点的内容应重点论述，做到数据或实例丰富、分析全面深入。文中引用的文献资料必须表明来源，使用的计量单位、绘图规范应符合国家标准。</w:t>
      </w:r>
    </w:p>
    <w:p>
      <w:pPr>
        <w:ind w:firstLine="480" w:firstLineChars="200"/>
      </w:pPr>
      <w:r>
        <w:rPr>
          <w:rFonts w:hint="eastAsia"/>
        </w:rPr>
        <w:t>论文内容包括：选题的背景、依据及意义；文献及相关研究综述、研究及设计方案、实验方法、装置和实验结果；理论的证明、分析和结论；重要的计算、数据、图表、曲线及相关分析；必要的附录、相关的参考文献目录等。</w:t>
      </w:r>
    </w:p>
    <w:p>
      <w:pPr>
        <w:pStyle w:val="37"/>
        <w:spacing w:before="163" w:after="163"/>
      </w:pPr>
      <w:bookmarkStart w:id="13" w:name="_Toc85060897"/>
      <w:r>
        <w:rPr>
          <w:rFonts w:hint="eastAsia"/>
        </w:rPr>
        <w:t>论文内容要求</w:t>
      </w:r>
      <w:bookmarkEnd w:id="13"/>
    </w:p>
    <w:p>
      <w:pPr>
        <w:ind w:firstLine="480" w:firstLineChars="200"/>
      </w:pPr>
      <w:r>
        <w:rPr>
          <w:rFonts w:hint="eastAsia"/>
        </w:rPr>
        <w:t>学位论文一般应由表1所示的13个部分组成：</w:t>
      </w:r>
    </w:p>
    <w:p>
      <w:pPr>
        <w:pStyle w:val="47"/>
        <w:spacing w:before="163"/>
      </w:pPr>
      <w:bookmarkStart w:id="54" w:name="_GoBack"/>
      <w:bookmarkStart w:id="14" w:name="_Toc501222410"/>
      <w:bookmarkStart w:id="15" w:name="_Toc85060836"/>
      <w:r>
        <w:rPr>
          <w:rFonts w:hint="eastAsia"/>
        </w:rPr>
        <w:t>学位论文组成</w:t>
      </w:r>
      <w:bookmarkEnd w:id="14"/>
      <w:bookmarkEnd w:id="15"/>
    </w:p>
    <w:bookmarkEnd w:id="54"/>
    <w:tbl>
      <w:tblPr>
        <w:tblStyle w:val="2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60"/>
        <w:gridCol w:w="3827"/>
        <w:gridCol w:w="367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tcBorders>
              <w:top w:val="single" w:color="auto" w:sz="4" w:space="0"/>
              <w:bottom w:val="single" w:color="auto" w:sz="4" w:space="0"/>
            </w:tcBorders>
            <w:vAlign w:val="center"/>
          </w:tcPr>
          <w:p>
            <w:pPr>
              <w:spacing w:line="240" w:lineRule="auto"/>
              <w:jc w:val="center"/>
              <w:rPr>
                <w:b/>
                <w:sz w:val="21"/>
              </w:rPr>
            </w:pPr>
            <w:r>
              <w:rPr>
                <w:rFonts w:hint="eastAsia"/>
                <w:b/>
                <w:sz w:val="21"/>
              </w:rPr>
              <w:t>装订顺序</w:t>
            </w:r>
          </w:p>
        </w:tc>
        <w:tc>
          <w:tcPr>
            <w:tcW w:w="3827" w:type="dxa"/>
            <w:tcBorders>
              <w:top w:val="single" w:color="auto" w:sz="4" w:space="0"/>
              <w:bottom w:val="single" w:color="auto" w:sz="4" w:space="0"/>
            </w:tcBorders>
          </w:tcPr>
          <w:p>
            <w:pPr>
              <w:spacing w:line="240" w:lineRule="auto"/>
              <w:jc w:val="center"/>
              <w:rPr>
                <w:b/>
                <w:sz w:val="21"/>
              </w:rPr>
            </w:pPr>
            <w:r>
              <w:rPr>
                <w:rFonts w:hint="eastAsia"/>
                <w:b/>
                <w:sz w:val="21"/>
              </w:rPr>
              <w:t>内容</w:t>
            </w:r>
          </w:p>
        </w:tc>
        <w:tc>
          <w:tcPr>
            <w:tcW w:w="3674" w:type="dxa"/>
            <w:tcBorders>
              <w:top w:val="single" w:color="auto" w:sz="4" w:space="0"/>
              <w:bottom w:val="single" w:color="auto" w:sz="4" w:space="0"/>
            </w:tcBorders>
          </w:tcPr>
          <w:p>
            <w:pPr>
              <w:spacing w:line="240" w:lineRule="auto"/>
              <w:jc w:val="center"/>
              <w:rPr>
                <w:b/>
                <w:sz w:val="21"/>
              </w:rPr>
            </w:pPr>
            <w:r>
              <w:rPr>
                <w:rFonts w:hint="eastAsia"/>
                <w:b/>
                <w:sz w:val="21"/>
              </w:rPr>
              <w:t>说明</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tcBorders>
              <w:top w:val="single" w:color="auto" w:sz="4" w:space="0"/>
            </w:tcBorders>
            <w:vAlign w:val="center"/>
          </w:tcPr>
          <w:p>
            <w:pPr>
              <w:spacing w:line="240" w:lineRule="auto"/>
              <w:jc w:val="center"/>
              <w:rPr>
                <w:sz w:val="21"/>
              </w:rPr>
            </w:pPr>
            <w:r>
              <w:rPr>
                <w:rFonts w:hint="eastAsia"/>
                <w:sz w:val="21"/>
              </w:rPr>
              <w:t>1</w:t>
            </w:r>
          </w:p>
        </w:tc>
        <w:tc>
          <w:tcPr>
            <w:tcW w:w="3827" w:type="dxa"/>
            <w:tcBorders>
              <w:top w:val="single" w:color="auto" w:sz="4" w:space="0"/>
            </w:tcBorders>
          </w:tcPr>
          <w:p>
            <w:pPr>
              <w:spacing w:line="240" w:lineRule="auto"/>
              <w:rPr>
                <w:sz w:val="21"/>
              </w:rPr>
            </w:pPr>
            <w:r>
              <w:rPr>
                <w:rFonts w:hint="eastAsia"/>
                <w:sz w:val="21"/>
              </w:rPr>
              <w:t>封面（中、英文）</w:t>
            </w:r>
          </w:p>
        </w:tc>
        <w:tc>
          <w:tcPr>
            <w:tcW w:w="3674" w:type="dxa"/>
            <w:tcBorders>
              <w:top w:val="single" w:color="auto" w:sz="4" w:space="0"/>
            </w:tcBorders>
          </w:tcPr>
          <w:p>
            <w:pPr>
              <w:spacing w:line="240" w:lineRule="auto"/>
              <w:rPr>
                <w:sz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vAlign w:val="center"/>
          </w:tcPr>
          <w:p>
            <w:pPr>
              <w:spacing w:line="240" w:lineRule="auto"/>
              <w:jc w:val="center"/>
              <w:rPr>
                <w:sz w:val="21"/>
              </w:rPr>
            </w:pPr>
            <w:r>
              <w:rPr>
                <w:rFonts w:hint="eastAsia"/>
                <w:sz w:val="21"/>
              </w:rPr>
              <w:t>2</w:t>
            </w:r>
          </w:p>
        </w:tc>
        <w:tc>
          <w:tcPr>
            <w:tcW w:w="3827" w:type="dxa"/>
          </w:tcPr>
          <w:p>
            <w:pPr>
              <w:spacing w:line="240" w:lineRule="auto"/>
              <w:rPr>
                <w:sz w:val="21"/>
              </w:rPr>
            </w:pPr>
            <w:r>
              <w:rPr>
                <w:rFonts w:hint="eastAsia"/>
                <w:sz w:val="21"/>
              </w:rPr>
              <w:t>题名页</w:t>
            </w:r>
          </w:p>
        </w:tc>
        <w:tc>
          <w:tcPr>
            <w:tcW w:w="3674" w:type="dxa"/>
          </w:tcPr>
          <w:p>
            <w:pPr>
              <w:spacing w:line="240" w:lineRule="auto"/>
              <w:rPr>
                <w:sz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vAlign w:val="center"/>
          </w:tcPr>
          <w:p>
            <w:pPr>
              <w:spacing w:line="240" w:lineRule="auto"/>
              <w:jc w:val="center"/>
              <w:rPr>
                <w:sz w:val="21"/>
              </w:rPr>
            </w:pPr>
            <w:r>
              <w:rPr>
                <w:rFonts w:hint="eastAsia"/>
                <w:sz w:val="21"/>
              </w:rPr>
              <w:t>3</w:t>
            </w:r>
          </w:p>
        </w:tc>
        <w:tc>
          <w:tcPr>
            <w:tcW w:w="3827" w:type="dxa"/>
          </w:tcPr>
          <w:p>
            <w:pPr>
              <w:spacing w:line="240" w:lineRule="auto"/>
              <w:rPr>
                <w:sz w:val="21"/>
              </w:rPr>
            </w:pPr>
            <w:r>
              <w:rPr>
                <w:rFonts w:hint="eastAsia"/>
                <w:sz w:val="21"/>
              </w:rPr>
              <w:t>独创性声明和使用授权书</w:t>
            </w:r>
          </w:p>
        </w:tc>
        <w:tc>
          <w:tcPr>
            <w:tcW w:w="3674" w:type="dxa"/>
          </w:tcPr>
          <w:p>
            <w:pPr>
              <w:spacing w:line="240" w:lineRule="auto"/>
              <w:rPr>
                <w:sz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vAlign w:val="center"/>
          </w:tcPr>
          <w:p>
            <w:pPr>
              <w:spacing w:line="240" w:lineRule="auto"/>
              <w:jc w:val="center"/>
              <w:rPr>
                <w:sz w:val="21"/>
              </w:rPr>
            </w:pPr>
            <w:r>
              <w:rPr>
                <w:rFonts w:hint="eastAsia"/>
                <w:sz w:val="21"/>
              </w:rPr>
              <w:t>4</w:t>
            </w:r>
          </w:p>
        </w:tc>
        <w:tc>
          <w:tcPr>
            <w:tcW w:w="3827" w:type="dxa"/>
          </w:tcPr>
          <w:p>
            <w:pPr>
              <w:spacing w:line="240" w:lineRule="auto"/>
              <w:rPr>
                <w:sz w:val="21"/>
              </w:rPr>
            </w:pPr>
            <w:r>
              <w:rPr>
                <w:rFonts w:hint="eastAsia"/>
                <w:sz w:val="21"/>
              </w:rPr>
              <w:t>中文摘要</w:t>
            </w:r>
          </w:p>
        </w:tc>
        <w:tc>
          <w:tcPr>
            <w:tcW w:w="3674" w:type="dxa"/>
          </w:tcPr>
          <w:p>
            <w:pPr>
              <w:spacing w:line="240" w:lineRule="auto"/>
              <w:rPr>
                <w:sz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vAlign w:val="center"/>
          </w:tcPr>
          <w:p>
            <w:pPr>
              <w:spacing w:line="240" w:lineRule="auto"/>
              <w:jc w:val="center"/>
              <w:rPr>
                <w:sz w:val="21"/>
              </w:rPr>
            </w:pPr>
            <w:r>
              <w:rPr>
                <w:rFonts w:hint="eastAsia"/>
                <w:sz w:val="21"/>
              </w:rPr>
              <w:t>5</w:t>
            </w:r>
          </w:p>
        </w:tc>
        <w:tc>
          <w:tcPr>
            <w:tcW w:w="3827" w:type="dxa"/>
          </w:tcPr>
          <w:p>
            <w:pPr>
              <w:spacing w:line="240" w:lineRule="auto"/>
              <w:rPr>
                <w:sz w:val="21"/>
              </w:rPr>
            </w:pPr>
            <w:r>
              <w:rPr>
                <w:rFonts w:hint="eastAsia"/>
                <w:sz w:val="21"/>
              </w:rPr>
              <w:t>英文摘要</w:t>
            </w:r>
          </w:p>
        </w:tc>
        <w:tc>
          <w:tcPr>
            <w:tcW w:w="3674" w:type="dxa"/>
          </w:tcPr>
          <w:p>
            <w:pPr>
              <w:spacing w:line="240" w:lineRule="auto"/>
              <w:rPr>
                <w:sz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vAlign w:val="center"/>
          </w:tcPr>
          <w:p>
            <w:pPr>
              <w:spacing w:line="240" w:lineRule="auto"/>
              <w:jc w:val="center"/>
              <w:rPr>
                <w:sz w:val="21"/>
              </w:rPr>
            </w:pPr>
            <w:r>
              <w:rPr>
                <w:rFonts w:hint="eastAsia"/>
                <w:sz w:val="21"/>
              </w:rPr>
              <w:t>6</w:t>
            </w:r>
          </w:p>
        </w:tc>
        <w:tc>
          <w:tcPr>
            <w:tcW w:w="3827" w:type="dxa"/>
          </w:tcPr>
          <w:p>
            <w:pPr>
              <w:spacing w:line="240" w:lineRule="auto"/>
              <w:rPr>
                <w:sz w:val="21"/>
              </w:rPr>
            </w:pPr>
            <w:r>
              <w:rPr>
                <w:rFonts w:hint="eastAsia"/>
                <w:sz w:val="21"/>
              </w:rPr>
              <w:t>目录</w:t>
            </w:r>
          </w:p>
        </w:tc>
        <w:tc>
          <w:tcPr>
            <w:tcW w:w="3674" w:type="dxa"/>
          </w:tcPr>
          <w:p>
            <w:pPr>
              <w:spacing w:line="240" w:lineRule="auto"/>
              <w:rPr>
                <w:sz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vAlign w:val="center"/>
          </w:tcPr>
          <w:p>
            <w:pPr>
              <w:spacing w:line="240" w:lineRule="auto"/>
              <w:jc w:val="center"/>
              <w:rPr>
                <w:sz w:val="21"/>
              </w:rPr>
            </w:pPr>
            <w:r>
              <w:rPr>
                <w:rFonts w:hint="eastAsia"/>
                <w:sz w:val="21"/>
              </w:rPr>
              <w:t>7</w:t>
            </w:r>
          </w:p>
        </w:tc>
        <w:tc>
          <w:tcPr>
            <w:tcW w:w="3827" w:type="dxa"/>
          </w:tcPr>
          <w:p>
            <w:pPr>
              <w:spacing w:line="240" w:lineRule="auto"/>
              <w:rPr>
                <w:sz w:val="21"/>
              </w:rPr>
            </w:pPr>
            <w:r>
              <w:rPr>
                <w:rFonts w:hint="eastAsia"/>
                <w:sz w:val="21"/>
              </w:rPr>
              <w:t>图表清单及主要符号表</w:t>
            </w:r>
          </w:p>
        </w:tc>
        <w:tc>
          <w:tcPr>
            <w:tcW w:w="3674" w:type="dxa"/>
          </w:tcPr>
          <w:p>
            <w:pPr>
              <w:spacing w:line="240" w:lineRule="auto"/>
              <w:rPr>
                <w:sz w:val="21"/>
              </w:rPr>
            </w:pPr>
            <w:r>
              <w:rPr>
                <w:rFonts w:hint="eastAsia"/>
                <w:sz w:val="21"/>
              </w:rPr>
              <w:t>根据具体情况可省略</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vAlign w:val="center"/>
          </w:tcPr>
          <w:p>
            <w:pPr>
              <w:spacing w:line="240" w:lineRule="auto"/>
              <w:jc w:val="center"/>
              <w:rPr>
                <w:sz w:val="21"/>
              </w:rPr>
            </w:pPr>
            <w:r>
              <w:rPr>
                <w:rFonts w:hint="eastAsia"/>
                <w:sz w:val="21"/>
              </w:rPr>
              <w:t>8</w:t>
            </w:r>
          </w:p>
        </w:tc>
        <w:tc>
          <w:tcPr>
            <w:tcW w:w="3827" w:type="dxa"/>
          </w:tcPr>
          <w:p>
            <w:pPr>
              <w:spacing w:line="240" w:lineRule="auto"/>
              <w:rPr>
                <w:sz w:val="21"/>
              </w:rPr>
            </w:pPr>
            <w:r>
              <w:rPr>
                <w:rFonts w:hint="eastAsia"/>
                <w:sz w:val="21"/>
              </w:rPr>
              <w:t>主体部分</w:t>
            </w:r>
          </w:p>
        </w:tc>
        <w:tc>
          <w:tcPr>
            <w:tcW w:w="3674" w:type="dxa"/>
          </w:tcPr>
          <w:p>
            <w:pPr>
              <w:spacing w:line="240" w:lineRule="auto"/>
              <w:rPr>
                <w:sz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vAlign w:val="center"/>
          </w:tcPr>
          <w:p>
            <w:pPr>
              <w:spacing w:line="240" w:lineRule="auto"/>
              <w:jc w:val="center"/>
              <w:rPr>
                <w:sz w:val="21"/>
              </w:rPr>
            </w:pPr>
            <w:r>
              <w:rPr>
                <w:rFonts w:hint="eastAsia"/>
                <w:sz w:val="21"/>
              </w:rPr>
              <w:t>9</w:t>
            </w:r>
          </w:p>
        </w:tc>
        <w:tc>
          <w:tcPr>
            <w:tcW w:w="3827" w:type="dxa"/>
          </w:tcPr>
          <w:p>
            <w:pPr>
              <w:spacing w:line="240" w:lineRule="auto"/>
              <w:rPr>
                <w:sz w:val="21"/>
              </w:rPr>
            </w:pPr>
            <w:r>
              <w:rPr>
                <w:rFonts w:hint="eastAsia"/>
                <w:sz w:val="21"/>
              </w:rPr>
              <w:t>参考文献</w:t>
            </w:r>
          </w:p>
        </w:tc>
        <w:tc>
          <w:tcPr>
            <w:tcW w:w="3674" w:type="dxa"/>
          </w:tcPr>
          <w:p>
            <w:pPr>
              <w:spacing w:line="240" w:lineRule="auto"/>
              <w:rPr>
                <w:sz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vAlign w:val="center"/>
          </w:tcPr>
          <w:p>
            <w:pPr>
              <w:spacing w:line="240" w:lineRule="auto"/>
              <w:jc w:val="center"/>
              <w:rPr>
                <w:sz w:val="21"/>
              </w:rPr>
            </w:pPr>
            <w:r>
              <w:rPr>
                <w:rFonts w:hint="eastAsia"/>
                <w:sz w:val="21"/>
              </w:rPr>
              <w:t>10</w:t>
            </w:r>
          </w:p>
        </w:tc>
        <w:tc>
          <w:tcPr>
            <w:tcW w:w="3827" w:type="dxa"/>
          </w:tcPr>
          <w:p>
            <w:pPr>
              <w:spacing w:line="240" w:lineRule="auto"/>
              <w:rPr>
                <w:sz w:val="21"/>
              </w:rPr>
            </w:pPr>
            <w:r>
              <w:rPr>
                <w:rFonts w:hint="eastAsia"/>
                <w:sz w:val="21"/>
              </w:rPr>
              <w:t>附录</w:t>
            </w:r>
          </w:p>
        </w:tc>
        <w:tc>
          <w:tcPr>
            <w:tcW w:w="3674" w:type="dxa"/>
          </w:tcPr>
          <w:p>
            <w:pPr>
              <w:spacing w:line="240" w:lineRule="auto"/>
              <w:rPr>
                <w:sz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vAlign w:val="center"/>
          </w:tcPr>
          <w:p>
            <w:pPr>
              <w:spacing w:line="240" w:lineRule="auto"/>
              <w:jc w:val="center"/>
              <w:rPr>
                <w:sz w:val="21"/>
              </w:rPr>
            </w:pPr>
            <w:r>
              <w:rPr>
                <w:rFonts w:hint="eastAsia"/>
                <w:sz w:val="21"/>
              </w:rPr>
              <w:t>11</w:t>
            </w:r>
          </w:p>
        </w:tc>
        <w:tc>
          <w:tcPr>
            <w:tcW w:w="3827" w:type="dxa"/>
          </w:tcPr>
          <w:p>
            <w:pPr>
              <w:spacing w:line="240" w:lineRule="auto"/>
              <w:rPr>
                <w:sz w:val="21"/>
              </w:rPr>
            </w:pPr>
            <w:r>
              <w:rPr>
                <w:rFonts w:hint="eastAsia"/>
                <w:sz w:val="21"/>
              </w:rPr>
              <w:t>攻读博士学位期间取得的研究成果</w:t>
            </w:r>
            <w:r>
              <w:rPr>
                <w:sz w:val="21"/>
              </w:rPr>
              <w:t>/</w:t>
            </w:r>
          </w:p>
          <w:p>
            <w:pPr>
              <w:spacing w:line="240" w:lineRule="auto"/>
              <w:rPr>
                <w:sz w:val="21"/>
              </w:rPr>
            </w:pPr>
            <w:r>
              <w:rPr>
                <w:rFonts w:hint="eastAsia"/>
                <w:sz w:val="21"/>
              </w:rPr>
              <w:t>攻读硕士学位期间取得的学术成果</w:t>
            </w:r>
          </w:p>
        </w:tc>
        <w:tc>
          <w:tcPr>
            <w:tcW w:w="3674" w:type="dxa"/>
          </w:tcPr>
          <w:p>
            <w:pPr>
              <w:spacing w:line="240" w:lineRule="auto"/>
              <w:rPr>
                <w:sz w:val="21"/>
              </w:rPr>
            </w:pPr>
            <w:r>
              <w:rPr>
                <w:rFonts w:hint="eastAsia"/>
                <w:sz w:val="21"/>
              </w:rPr>
              <w:t>注意博士的是研究成果，硕士的是学术成果</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vAlign w:val="center"/>
          </w:tcPr>
          <w:p>
            <w:pPr>
              <w:spacing w:line="240" w:lineRule="auto"/>
              <w:jc w:val="center"/>
              <w:rPr>
                <w:sz w:val="21"/>
              </w:rPr>
            </w:pPr>
            <w:r>
              <w:rPr>
                <w:rFonts w:hint="eastAsia"/>
                <w:sz w:val="21"/>
              </w:rPr>
              <w:t>12</w:t>
            </w:r>
          </w:p>
        </w:tc>
        <w:tc>
          <w:tcPr>
            <w:tcW w:w="3827" w:type="dxa"/>
          </w:tcPr>
          <w:p>
            <w:pPr>
              <w:spacing w:line="240" w:lineRule="auto"/>
              <w:rPr>
                <w:sz w:val="21"/>
              </w:rPr>
            </w:pPr>
            <w:r>
              <w:rPr>
                <w:rFonts w:hint="eastAsia"/>
                <w:sz w:val="21"/>
              </w:rPr>
              <w:t>致谢</w:t>
            </w:r>
          </w:p>
        </w:tc>
        <w:tc>
          <w:tcPr>
            <w:tcW w:w="3674" w:type="dxa"/>
          </w:tcPr>
          <w:p>
            <w:pPr>
              <w:spacing w:line="240" w:lineRule="auto"/>
              <w:rPr>
                <w:sz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tcBorders>
              <w:bottom w:val="single" w:color="auto" w:sz="4" w:space="0"/>
            </w:tcBorders>
            <w:vAlign w:val="center"/>
          </w:tcPr>
          <w:p>
            <w:pPr>
              <w:spacing w:line="240" w:lineRule="auto"/>
              <w:jc w:val="center"/>
              <w:rPr>
                <w:sz w:val="21"/>
              </w:rPr>
            </w:pPr>
            <w:r>
              <w:rPr>
                <w:rFonts w:hint="eastAsia"/>
                <w:sz w:val="21"/>
              </w:rPr>
              <w:t>13</w:t>
            </w:r>
          </w:p>
        </w:tc>
        <w:tc>
          <w:tcPr>
            <w:tcW w:w="3827" w:type="dxa"/>
            <w:tcBorders>
              <w:bottom w:val="single" w:color="auto" w:sz="4" w:space="0"/>
            </w:tcBorders>
          </w:tcPr>
          <w:p>
            <w:pPr>
              <w:spacing w:line="240" w:lineRule="auto"/>
              <w:rPr>
                <w:sz w:val="21"/>
              </w:rPr>
            </w:pPr>
            <w:r>
              <w:rPr>
                <w:rFonts w:hint="eastAsia"/>
                <w:sz w:val="21"/>
              </w:rPr>
              <w:t>作者简洁</w:t>
            </w:r>
          </w:p>
        </w:tc>
        <w:tc>
          <w:tcPr>
            <w:tcW w:w="3674" w:type="dxa"/>
            <w:tcBorders>
              <w:bottom w:val="single" w:color="auto" w:sz="4" w:space="0"/>
            </w:tcBorders>
          </w:tcPr>
          <w:p>
            <w:pPr>
              <w:keepNext/>
              <w:spacing w:line="240" w:lineRule="auto"/>
              <w:rPr>
                <w:sz w:val="21"/>
              </w:rPr>
            </w:pPr>
            <w:r>
              <w:rPr>
                <w:rFonts w:hint="eastAsia"/>
                <w:sz w:val="21"/>
              </w:rPr>
              <w:t>硕士学位论文无此项</w:t>
            </w:r>
          </w:p>
        </w:tc>
      </w:tr>
    </w:tbl>
    <w:p>
      <w:pPr>
        <w:pStyle w:val="40"/>
        <w:spacing w:before="163" w:after="163"/>
        <w:ind w:left="0" w:firstLine="0"/>
        <w:rPr>
          <w:rFonts w:cs="Times New Roman"/>
        </w:rPr>
      </w:pPr>
      <w:bookmarkStart w:id="16" w:name="_Toc85060898"/>
      <w:r>
        <w:rPr>
          <w:rFonts w:hint="eastAsia" w:cs="Times New Roman"/>
        </w:rPr>
        <w:t>封面</w:t>
      </w:r>
      <w:bookmarkEnd w:id="16"/>
    </w:p>
    <w:p>
      <w:pPr>
        <w:ind w:firstLine="480" w:firstLineChars="200"/>
      </w:pPr>
      <w:r>
        <w:rPr>
          <w:rFonts w:hint="eastAsia"/>
          <w:b/>
        </w:rPr>
        <w:t>中图分类号</w:t>
      </w:r>
      <w:r>
        <w:rPr>
          <w:rFonts w:hint="eastAsia"/>
        </w:rPr>
        <w:t>：根据论文主题内容对照《中国图书分类法》选取；</w:t>
      </w:r>
    </w:p>
    <w:p>
      <w:pPr>
        <w:ind w:firstLine="480" w:firstLineChars="200"/>
      </w:pPr>
      <w:r>
        <w:rPr>
          <w:rFonts w:hint="eastAsia"/>
          <w:b/>
        </w:rPr>
        <w:t>论文编号</w:t>
      </w:r>
      <w:r>
        <w:rPr>
          <w:rFonts w:hint="eastAsia"/>
        </w:rPr>
        <w:t>：北航单位代码（10006）＋学号；</w:t>
      </w:r>
    </w:p>
    <w:p>
      <w:pPr>
        <w:ind w:firstLine="480" w:firstLineChars="200"/>
      </w:pPr>
      <w:r>
        <w:rPr>
          <w:rFonts w:hint="eastAsia"/>
          <w:b/>
        </w:rPr>
        <w:t>密级</w:t>
      </w:r>
      <w:r>
        <w:rPr>
          <w:rFonts w:hint="eastAsia"/>
        </w:rPr>
        <w:t>：保密审批通过论文需在封面、题名页直接把相应的“密级</w:t>
      </w:r>
      <w:r>
        <w:rPr>
          <w:rFonts w:hint="eastAsia" w:ascii="黑体" w:hAnsi="黑体" w:eastAsia="黑体"/>
        </w:rPr>
        <w:t>☆</w:t>
      </w:r>
      <w:r>
        <w:rPr>
          <w:rFonts w:hint="eastAsia"/>
        </w:rPr>
        <w:t>”及“保密期限”表注在</w:t>
      </w:r>
      <w:r>
        <w:rPr>
          <w:rFonts w:hint="eastAsia"/>
          <w:b/>
          <w:bCs/>
          <w:color w:val="FF0000"/>
        </w:rPr>
        <w:t>左上角</w:t>
      </w:r>
      <w:r>
        <w:rPr>
          <w:rFonts w:hint="eastAsia"/>
        </w:rPr>
        <w:t>（</w:t>
      </w:r>
      <w:r>
        <w:rPr>
          <w:rFonts w:hint="eastAsia"/>
          <w:b/>
        </w:rPr>
        <w:t>非密论文务必将相应内容清除</w:t>
      </w:r>
      <w:r>
        <w:rPr>
          <w:rFonts w:hint="eastAsia"/>
        </w:rPr>
        <w:t>），并将《涉密论文审批通知》复印件附在论文最后。密级按由低到高可分为“秘密”，“机密”，“绝密”三级，保密期限可分为“3年”，“5年”，“10年”、“永久”，例如“密级</w:t>
      </w:r>
      <w:r>
        <w:rPr>
          <w:rFonts w:hint="eastAsia" w:ascii="黑体" w:hAnsi="黑体" w:eastAsia="黑体"/>
        </w:rPr>
        <w:t xml:space="preserve">☆ </w:t>
      </w:r>
      <w:r>
        <w:rPr>
          <w:rFonts w:cs="Times New Roman" w:eastAsiaTheme="majorEastAsia"/>
        </w:rPr>
        <w:t>5年</w:t>
      </w:r>
      <w:r>
        <w:rPr>
          <w:rFonts w:hint="eastAsia"/>
        </w:rPr>
        <w:t>”。鼓励尽量对学位论文进行去密处理；</w:t>
      </w:r>
    </w:p>
    <w:p>
      <w:pPr>
        <w:ind w:firstLine="480" w:firstLineChars="200"/>
      </w:pPr>
      <w:r>
        <w:rPr>
          <w:rFonts w:hint="eastAsia"/>
          <w:b/>
        </w:rPr>
        <w:t>学科专业</w:t>
      </w:r>
      <w:r>
        <w:rPr>
          <w:rFonts w:hint="eastAsia"/>
        </w:rPr>
        <w:t>：以国务院学位委员会批准的授予博士、硕士学位和培养研究生的学科、专业目录中的学科专业为准，一般为二级学科。对专业学位应填相应的工程领域（如航空工程）或专业学位（工商管理硕士）名称；</w:t>
      </w:r>
    </w:p>
    <w:p>
      <w:pPr>
        <w:ind w:firstLine="480" w:firstLineChars="200"/>
      </w:pPr>
      <w:r>
        <w:rPr>
          <w:rFonts w:hint="eastAsia"/>
          <w:b/>
        </w:rPr>
        <w:t>指导教师</w:t>
      </w:r>
      <w:r>
        <w:rPr>
          <w:rFonts w:hint="eastAsia"/>
        </w:rPr>
        <w:t>：以研究生院批准招生的为准，一般只能写一名指导老师，如有经主管部门批准的副指导教师或联合指导老师，可增1名指导教师；</w:t>
      </w:r>
    </w:p>
    <w:p>
      <w:pPr>
        <w:ind w:firstLine="480" w:firstLineChars="200"/>
        <w:rPr>
          <w:b/>
        </w:rPr>
      </w:pPr>
      <w:r>
        <w:rPr>
          <w:rFonts w:hint="eastAsia"/>
          <w:b/>
        </w:rPr>
        <w:t>培养院系</w:t>
      </w:r>
      <w:r>
        <w:rPr>
          <w:rFonts w:hint="eastAsia"/>
        </w:rPr>
        <w:t>：应准确填写培养的学院或独立系的全称。</w:t>
      </w:r>
    </w:p>
    <w:p>
      <w:pPr>
        <w:pStyle w:val="40"/>
        <w:spacing w:before="163" w:after="163"/>
        <w:ind w:left="0" w:firstLine="0"/>
        <w:rPr>
          <w:rFonts w:cs="Times New Roman"/>
        </w:rPr>
      </w:pPr>
      <w:bookmarkStart w:id="17" w:name="_Toc85060899"/>
      <w:r>
        <w:rPr>
          <w:rFonts w:hint="eastAsia" w:cs="Times New Roman"/>
        </w:rPr>
        <w:t>题名页</w:t>
      </w:r>
      <w:bookmarkEnd w:id="17"/>
    </w:p>
    <w:p>
      <w:pPr>
        <w:ind w:firstLine="480" w:firstLineChars="200"/>
      </w:pPr>
      <w:r>
        <w:rPr>
          <w:rFonts w:hint="eastAsia"/>
          <w:b/>
        </w:rPr>
        <w:t>研究方向</w:t>
      </w:r>
      <w:r>
        <w:rPr>
          <w:rFonts w:hint="eastAsia"/>
        </w:rPr>
        <w:t>：只填写一个，应比学科专业的二级学科更具体，但比论文关键词的覆盖面更广，一般为学科分类号对应的研究方向；</w:t>
      </w:r>
    </w:p>
    <w:p>
      <w:pPr>
        <w:ind w:firstLine="480" w:firstLineChars="200"/>
      </w:pPr>
      <w:r>
        <w:rPr>
          <w:rFonts w:hint="eastAsia"/>
          <w:b/>
        </w:rPr>
        <w:t>申请学位级别</w:t>
      </w:r>
      <w:r>
        <w:rPr>
          <w:rFonts w:hint="eastAsia"/>
        </w:rPr>
        <w:t>：学科门类+学位，学科门类有哲学、经济学、法学、教育学、文学、历史学、理学、工学、农学、医学、军事学和管理学等12个学科门类以及专业学位类别（工程、工程管理、公共行政管理、软件工程）；</w:t>
      </w:r>
    </w:p>
    <w:p>
      <w:pPr>
        <w:ind w:firstLine="480" w:firstLineChars="200"/>
      </w:pPr>
      <w:r>
        <w:rPr>
          <w:rFonts w:hint="eastAsia"/>
          <w:b/>
        </w:rPr>
        <w:t>工作完成日期</w:t>
      </w:r>
      <w:r>
        <w:rPr>
          <w:rFonts w:hint="eastAsia"/>
        </w:rPr>
        <w:t>：包括学习日期（从研究生入学至毕业时间）、论文提交日期（论文送审评阅时间）、论文答辩日期、学位授予日期；除学位授予日期可以不填外，其他均需准确填写，一律用阿拉伯数字填写日期；</w:t>
      </w:r>
    </w:p>
    <w:p>
      <w:pPr>
        <w:ind w:firstLine="480" w:firstLineChars="200"/>
      </w:pPr>
      <w:r>
        <w:rPr>
          <w:rFonts w:hint="eastAsia"/>
          <w:b/>
        </w:rPr>
        <w:t>学位授予单位</w:t>
      </w:r>
      <w:r>
        <w:rPr>
          <w:rFonts w:hint="eastAsia"/>
        </w:rPr>
        <w:t>：北京航空航天大学。</w:t>
      </w:r>
    </w:p>
    <w:p>
      <w:pPr>
        <w:pStyle w:val="40"/>
        <w:spacing w:before="163" w:after="163"/>
        <w:ind w:left="0" w:firstLine="0"/>
        <w:rPr>
          <w:rFonts w:cs="Times New Roman"/>
        </w:rPr>
      </w:pPr>
      <w:bookmarkStart w:id="18" w:name="_Toc85060900"/>
      <w:r>
        <w:rPr>
          <w:rFonts w:hint="eastAsia" w:cs="Times New Roman"/>
        </w:rPr>
        <w:t>独创性声明和使用授权书</w:t>
      </w:r>
      <w:bookmarkEnd w:id="18"/>
    </w:p>
    <w:p>
      <w:pPr>
        <w:ind w:firstLine="480" w:firstLineChars="200"/>
      </w:pPr>
      <w:r>
        <w:rPr>
          <w:rFonts w:hint="eastAsia"/>
        </w:rPr>
        <w:t>必须由作者、指导教师亲笔签名并填写日期。</w:t>
      </w:r>
    </w:p>
    <w:p>
      <w:pPr>
        <w:pStyle w:val="40"/>
        <w:spacing w:before="163" w:after="163"/>
        <w:ind w:left="0" w:firstLine="0"/>
        <w:rPr>
          <w:rFonts w:cs="Times New Roman"/>
        </w:rPr>
      </w:pPr>
      <w:bookmarkStart w:id="19" w:name="_Toc85060901"/>
      <w:r>
        <w:rPr>
          <w:rFonts w:hint="eastAsia" w:cs="Times New Roman"/>
        </w:rPr>
        <w:t>摘要</w:t>
      </w:r>
      <w:bookmarkEnd w:id="19"/>
    </w:p>
    <w:p>
      <w:pPr>
        <w:ind w:firstLine="600" w:firstLineChars="250"/>
        <w:rPr>
          <w:rFonts w:cs="Times New Roman"/>
        </w:rPr>
      </w:pPr>
      <w:r>
        <w:rPr>
          <w:rFonts w:hint="eastAsia" w:cs="Times New Roman"/>
        </w:rPr>
        <w:t>中文摘要包括“摘要”字样，摘要正文及关键词。对于中英文摘要，都必须在摘要的最下方另起一行。</w:t>
      </w:r>
    </w:p>
    <w:p>
      <w:pPr>
        <w:ind w:firstLine="600" w:firstLineChars="250"/>
        <w:rPr>
          <w:rFonts w:cs="Times New Roman"/>
        </w:rPr>
      </w:pPr>
      <w:r>
        <w:rPr>
          <w:rFonts w:hint="eastAsia" w:cs="Times New Roman"/>
        </w:rPr>
        <w:t>摘要是学位论文内容的简短陈述，应体现论文工作的核心思想。论文摘要应力求语言精炼准确。博士学位论文的中文摘要一般约800~1200字；硕士学位论文的中文摘要一般约500字。摘要内容应涉及本项科研工作的目的和意义</w:t>
      </w:r>
      <w:r>
        <w:rPr>
          <w:rFonts w:cs="Times New Roman"/>
        </w:rPr>
        <w:t>、</w:t>
      </w:r>
      <w:r>
        <w:rPr>
          <w:rFonts w:hint="eastAsia" w:cs="Times New Roman"/>
        </w:rPr>
        <w:t>研究思想和方法、研究成果和结论。博士学位论文必须突出论文的创造性成果，硕士学位论文必须突出论文的新见解。</w:t>
      </w:r>
    </w:p>
    <w:p>
      <w:pPr>
        <w:ind w:firstLine="600" w:firstLineChars="250"/>
        <w:rPr>
          <w:rFonts w:cs="Times New Roman"/>
        </w:rPr>
      </w:pPr>
      <w:r>
        <w:rPr>
          <w:rFonts w:hint="eastAsia" w:cs="Times New Roman"/>
        </w:rPr>
        <w:t>关键字是为用户查找文献，从文中选取出来揭示全文主体内容的一组词语或术语，应尽量采用词表中的规范词（参考相应的技术术语标准）。关键词一般3</w:t>
      </w:r>
      <w:r>
        <w:rPr>
          <w:rFonts w:cs="Times New Roman"/>
        </w:rPr>
        <w:t>~5</w:t>
      </w:r>
      <w:r>
        <w:rPr>
          <w:rFonts w:hint="eastAsia" w:cs="Times New Roman"/>
        </w:rPr>
        <w:t>个，按词条的外延层次排列（外延大的排在前面）。关键词之间用逗号分开，最后一个关键词后不打标点符号。</w:t>
      </w:r>
    </w:p>
    <w:p>
      <w:pPr>
        <w:ind w:firstLine="600" w:firstLineChars="250"/>
        <w:rPr>
          <w:rFonts w:cs="Times New Roman"/>
        </w:rPr>
      </w:pPr>
      <w:r>
        <w:rPr>
          <w:rFonts w:hint="eastAsia" w:cs="Times New Roman"/>
        </w:rPr>
        <w:t>为了国际交流的需要，论文必须有英文摘要。英文摘要的内容及关键词应与中文摘要及关键词一致，要符合英语语法，语句通顺，文字流畅。英文和汉语拼音一律为Times New Roman体，字号与中文摘要相同。</w:t>
      </w:r>
    </w:p>
    <w:p>
      <w:pPr>
        <w:pStyle w:val="40"/>
        <w:spacing w:before="163" w:after="163"/>
        <w:ind w:left="0" w:firstLine="0"/>
        <w:rPr>
          <w:rFonts w:cs="Times New Roman"/>
        </w:rPr>
      </w:pPr>
      <w:bookmarkStart w:id="20" w:name="_Toc85060902"/>
      <w:r>
        <w:rPr>
          <w:rFonts w:hint="eastAsia" w:cs="Times New Roman"/>
        </w:rPr>
        <w:t>目录</w:t>
      </w:r>
      <w:bookmarkEnd w:id="20"/>
    </w:p>
    <w:p>
      <w:pPr>
        <w:ind w:firstLine="480" w:firstLineChars="200"/>
      </w:pPr>
      <w:r>
        <w:rPr>
          <w:rFonts w:hint="eastAsia"/>
        </w:rPr>
        <w:t>目录按章、节、条和标题编写，一般为二级或三级，目录中应包括绪论（或引言）</w:t>
      </w:r>
      <w:r>
        <w:t>、</w:t>
      </w:r>
      <w:r>
        <w:rPr>
          <w:rFonts w:hint="eastAsia"/>
        </w:rPr>
        <w:t>论文主体章节、结论、附录、参考文献、附录、攻读学位期间取得的成果等。</w:t>
      </w:r>
    </w:p>
    <w:p>
      <w:pPr>
        <w:pStyle w:val="40"/>
        <w:spacing w:before="163" w:after="163"/>
        <w:ind w:left="0" w:firstLine="0"/>
        <w:rPr>
          <w:rFonts w:cs="Times New Roman"/>
        </w:rPr>
      </w:pPr>
      <w:bookmarkStart w:id="21" w:name="_Toc85060903"/>
      <w:r>
        <w:rPr>
          <w:rFonts w:hint="eastAsia" w:cs="Times New Roman"/>
        </w:rPr>
        <w:t>图表清单及主要符号表</w:t>
      </w:r>
      <w:bookmarkEnd w:id="21"/>
    </w:p>
    <w:p>
      <w:pPr>
        <w:ind w:firstLine="480" w:firstLineChars="200"/>
      </w:pPr>
      <w:r>
        <w:rPr>
          <w:rFonts w:hint="eastAsia"/>
        </w:rPr>
        <w:t>如果论文中图表较多，可以分别列出清单置于目录之后。图的清单应有序号、图题和页码，表的清单应有序号、标题和页码。</w:t>
      </w:r>
    </w:p>
    <w:p>
      <w:pPr>
        <w:ind w:firstLine="480" w:firstLineChars="200"/>
      </w:pPr>
      <w:r>
        <w:rPr>
          <w:rFonts w:hint="eastAsia"/>
        </w:rPr>
        <w:t>全文中常用的符号、标志、缩略词、首字母缩写、计量单位、名词、术语等的注释说明，如需汇集，可集中在图和表清单后的主要符号表中列出，符号表排列顺序按英文及其相关文字顺序排出。</w:t>
      </w:r>
    </w:p>
    <w:p>
      <w:pPr>
        <w:pStyle w:val="40"/>
        <w:spacing w:before="163" w:after="163"/>
        <w:ind w:left="0" w:firstLine="0"/>
        <w:rPr>
          <w:rFonts w:cs="Times New Roman"/>
        </w:rPr>
      </w:pPr>
      <w:bookmarkStart w:id="22" w:name="_Toc85060904"/>
      <w:r>
        <w:rPr>
          <w:rFonts w:hint="eastAsia" w:cs="Times New Roman"/>
        </w:rPr>
        <w:t>主体部分</w:t>
      </w:r>
      <w:bookmarkEnd w:id="22"/>
    </w:p>
    <w:p>
      <w:pPr>
        <w:ind w:firstLine="480" w:firstLineChars="200"/>
      </w:pPr>
      <w:r>
        <w:rPr>
          <w:rFonts w:hint="eastAsia"/>
        </w:rPr>
        <w:t>一般应包括：绪论（或引言）、正文、结论等部分。</w:t>
      </w:r>
    </w:p>
    <w:p>
      <w:pPr>
        <w:ind w:firstLine="480" w:firstLineChars="200"/>
      </w:pPr>
      <w:r>
        <w:rPr>
          <w:rFonts w:hint="eastAsia"/>
        </w:rPr>
        <w:t>每章应另起一页。章节标题不得使用标点符号，尽量不采用英文缩写词，对必须采用者，应使用本行业的通用缩写词。</w:t>
      </w:r>
    </w:p>
    <w:p>
      <w:pPr>
        <w:ind w:firstLine="480" w:firstLineChars="200"/>
      </w:pPr>
      <w:r>
        <w:rPr>
          <w:rFonts w:hint="eastAsia"/>
        </w:rPr>
        <w:t>三级标题的层次对理工类建议按章（如“第一章”）、节（如“1.1”）、条（如“1.1.1”）的格式编写；对社科、文学类建议按章（如“一、”）、节（如“（一）”）、条（如“1、”）的格式编写，各章题序的阿拉伯数字用Times New Roman字体。</w:t>
      </w:r>
    </w:p>
    <w:p>
      <w:pPr>
        <w:pStyle w:val="40"/>
        <w:spacing w:before="163" w:after="163"/>
        <w:ind w:left="0" w:firstLine="0"/>
        <w:rPr>
          <w:rFonts w:cs="Times New Roman"/>
        </w:rPr>
      </w:pPr>
      <w:bookmarkStart w:id="23" w:name="_Toc85060905"/>
      <w:r>
        <w:rPr>
          <w:rFonts w:hint="eastAsia" w:cs="Times New Roman"/>
        </w:rPr>
        <w:t>参考文献</w:t>
      </w:r>
      <w:bookmarkEnd w:id="23"/>
    </w:p>
    <w:p>
      <w:pPr>
        <w:ind w:firstLine="480" w:firstLineChars="200"/>
      </w:pPr>
      <w:r>
        <w:rPr>
          <w:rFonts w:hint="eastAsia"/>
        </w:rPr>
        <w:t>学术研究应</w:t>
      </w:r>
      <w:r>
        <w:rPr>
          <w:rFonts w:hint="eastAsia"/>
          <w:b/>
        </w:rPr>
        <w:t>精确</w:t>
      </w:r>
      <w:r>
        <w:rPr>
          <w:rFonts w:hint="eastAsia"/>
        </w:rPr>
        <w:t>、</w:t>
      </w:r>
      <w:r>
        <w:rPr>
          <w:rFonts w:hint="eastAsia"/>
          <w:b/>
        </w:rPr>
        <w:t>有据</w:t>
      </w:r>
      <w:r>
        <w:rPr>
          <w:rFonts w:hint="eastAsia"/>
        </w:rPr>
        <w:t>、</w:t>
      </w:r>
      <w:r>
        <w:rPr>
          <w:rFonts w:hint="eastAsia"/>
          <w:b/>
        </w:rPr>
        <w:t>坦诚</w:t>
      </w:r>
      <w:r>
        <w:rPr>
          <w:rFonts w:hint="eastAsia"/>
        </w:rPr>
        <w:t>、</w:t>
      </w:r>
      <w:r>
        <w:rPr>
          <w:rFonts w:hint="eastAsia"/>
          <w:b/>
        </w:rPr>
        <w:t>创新</w:t>
      </w:r>
      <w:r>
        <w:rPr>
          <w:rFonts w:hint="eastAsia"/>
        </w:rPr>
        <w:t>、</w:t>
      </w:r>
      <w:r>
        <w:rPr>
          <w:rFonts w:hint="eastAsia"/>
          <w:b/>
        </w:rPr>
        <w:t>积累</w:t>
      </w:r>
      <w:r>
        <w:rPr>
          <w:rFonts w:hint="eastAsia"/>
        </w:rPr>
        <w:t>。而其中精确、有据和积累需要建立在正确对待前人学术成果的基础上。凡有直接引用他人成果之处，均应加标注说明列于参考文献中，以避免论文抄袭现象的发生。</w:t>
      </w:r>
    </w:p>
    <w:p>
      <w:pPr>
        <w:ind w:firstLine="480" w:firstLineChars="200"/>
      </w:pPr>
      <w:r>
        <w:rPr>
          <w:rFonts w:hint="eastAsia"/>
        </w:rPr>
        <w:t>研究生论文参考文献著录及标引按照国家标准《文后参考文献著录规则》（GB774）和中国博硕士学位论文编写与交换格式。</w:t>
      </w:r>
    </w:p>
    <w:p>
      <w:pPr>
        <w:pStyle w:val="40"/>
        <w:spacing w:before="163" w:after="163"/>
        <w:ind w:left="0" w:firstLine="0"/>
        <w:rPr>
          <w:rFonts w:cs="Times New Roman"/>
        </w:rPr>
      </w:pPr>
      <w:bookmarkStart w:id="24" w:name="_Toc85060906"/>
      <w:r>
        <w:rPr>
          <w:rFonts w:hint="eastAsia" w:cs="Times New Roman"/>
        </w:rPr>
        <w:t>符录</w:t>
      </w:r>
      <w:bookmarkEnd w:id="24"/>
    </w:p>
    <w:p>
      <w:pPr>
        <w:ind w:firstLine="480" w:firstLineChars="200"/>
      </w:pPr>
      <w:r>
        <w:rPr>
          <w:rFonts w:hint="eastAsia"/>
        </w:rPr>
        <w:t>附录作为论文主体的补充项目，并不是必需的。</w:t>
      </w:r>
    </w:p>
    <w:p>
      <w:pPr>
        <w:pStyle w:val="40"/>
        <w:tabs>
          <w:tab w:val="left" w:pos="567"/>
        </w:tabs>
        <w:spacing w:before="163" w:after="163"/>
        <w:ind w:left="0" w:firstLine="0"/>
        <w:rPr>
          <w:rFonts w:cs="Times New Roman"/>
        </w:rPr>
      </w:pPr>
      <w:bookmarkStart w:id="25" w:name="_Toc85060907"/>
      <w:r>
        <w:rPr>
          <w:rFonts w:hint="eastAsia" w:cs="Times New Roman"/>
        </w:rPr>
        <w:t>成果</w:t>
      </w:r>
      <w:bookmarkEnd w:id="25"/>
    </w:p>
    <w:p>
      <w:pPr>
        <w:ind w:firstLine="480" w:firstLineChars="200"/>
      </w:pPr>
      <w:r>
        <w:rPr>
          <w:rFonts w:hint="eastAsia"/>
        </w:rPr>
        <w:t>对于博士学位论文，名称用“攻读博士学位期间取得的研究成果”，一般包括：</w:t>
      </w:r>
    </w:p>
    <w:p>
      <w:pPr>
        <w:ind w:firstLine="480" w:firstLineChars="200"/>
      </w:pPr>
      <w:r>
        <w:rPr>
          <w:rFonts w:hint="eastAsia"/>
        </w:rPr>
        <w:t>攻读博士学位期间取得的学术成果：列出攻读博士期间发表（含录用）的与学位论文相关的学位论文、发表专利、著作、获奖项目等，书写格式与参考文献格式相同；</w:t>
      </w:r>
    </w:p>
    <w:p>
      <w:pPr>
        <w:ind w:firstLine="480" w:firstLineChars="200"/>
      </w:pPr>
      <w:r>
        <w:rPr>
          <w:rFonts w:hint="eastAsia"/>
        </w:rPr>
        <w:t>攻读博士期间参与的主要科研项目：列出攻读博士学位期间参与的与学位论文相关的主要科研项目，包括项目名称，项目来源，研制时间，本人承担的主要工作。</w:t>
      </w:r>
    </w:p>
    <w:p>
      <w:pPr>
        <w:ind w:firstLine="480" w:firstLineChars="200"/>
      </w:pPr>
      <w:r>
        <w:rPr>
          <w:rFonts w:hint="eastAsia"/>
        </w:rPr>
        <w:t>对于硕士学位论文，名称用“攻读硕士学位期间取得的学术成果”，只列出攻读硕士学位期间发表（含录用）的与学位论文相关的学位论文、发表专利、著作、获奖项目等，书写格式与参考文献格式相同。</w:t>
      </w:r>
    </w:p>
    <w:p>
      <w:pPr>
        <w:pStyle w:val="40"/>
        <w:tabs>
          <w:tab w:val="left" w:pos="567"/>
        </w:tabs>
        <w:spacing w:before="163" w:after="163"/>
        <w:ind w:left="0" w:firstLine="0"/>
        <w:rPr>
          <w:rFonts w:cs="Times New Roman"/>
        </w:rPr>
      </w:pPr>
      <w:bookmarkStart w:id="26" w:name="_Toc85060908"/>
      <w:r>
        <w:rPr>
          <w:rFonts w:hint="eastAsia" w:cs="Times New Roman"/>
        </w:rPr>
        <w:t>致谢</w:t>
      </w:r>
      <w:bookmarkEnd w:id="26"/>
    </w:p>
    <w:p>
      <w:pPr>
        <w:ind w:firstLine="480" w:firstLineChars="200"/>
      </w:pPr>
      <w:r>
        <w:rPr>
          <w:rFonts w:hint="eastAsia"/>
        </w:rPr>
        <w:t>致谢中主要感谢指导教师在和学术方面对论文的完成有直接贡献及重要帮助的团体和人士，以及感谢给予转载和引用权的资料、图片、文献、研究思想和设想的所有者。致谢中还可以感谢提供研究经费及实验装置的基金会或企业等单位和人士。致谢辞应谦虚诚恳，实事求是，切记浮夸与庸俗之词。</w:t>
      </w:r>
    </w:p>
    <w:p>
      <w:pPr>
        <w:pStyle w:val="40"/>
        <w:tabs>
          <w:tab w:val="left" w:pos="567"/>
        </w:tabs>
        <w:spacing w:before="163" w:after="163"/>
        <w:ind w:left="0" w:firstLine="0"/>
        <w:rPr>
          <w:rFonts w:cs="Times New Roman"/>
        </w:rPr>
      </w:pPr>
      <w:bookmarkStart w:id="27" w:name="_Toc85060909"/>
      <w:r>
        <w:rPr>
          <w:rFonts w:hint="eastAsia" w:cs="Times New Roman"/>
        </w:rPr>
        <w:t>作者简介</w:t>
      </w:r>
      <w:bookmarkEnd w:id="27"/>
    </w:p>
    <w:p>
      <w:pPr>
        <w:ind w:firstLine="480" w:firstLineChars="200"/>
      </w:pPr>
      <w:r>
        <w:rPr>
          <w:rFonts w:hint="eastAsia"/>
        </w:rPr>
        <w:t>博士学位论文应该提供作者简介，主要包括：姓名、性别、出生年月日、民族、出生的；简要学历、工作经历（职务）；以及攻读博士学位期间获得的其他奖项（除攻读学位期间取得的研究成果之外）。</w:t>
      </w:r>
    </w:p>
    <w:p>
      <w:pPr>
        <w:pStyle w:val="37"/>
        <w:spacing w:before="163" w:after="163"/>
      </w:pPr>
      <w:bookmarkStart w:id="28" w:name="_Toc85060910"/>
      <w:bookmarkStart w:id="29" w:name="_Toc467679515"/>
      <w:r>
        <w:rPr>
          <w:rFonts w:hint="eastAsia"/>
        </w:rPr>
        <w:t>论文格式要求</w:t>
      </w:r>
      <w:bookmarkEnd w:id="28"/>
    </w:p>
    <w:p>
      <w:pPr>
        <w:ind w:firstLine="480" w:firstLineChars="200"/>
      </w:pPr>
      <w:r>
        <w:rPr>
          <w:rFonts w:hint="eastAsia"/>
        </w:rPr>
        <w:t>论文格式要求归纳如标2所示：</w:t>
      </w:r>
    </w:p>
    <w:p>
      <w:pPr>
        <w:pStyle w:val="47"/>
        <w:spacing w:before="163"/>
      </w:pPr>
      <w:bookmarkStart w:id="30" w:name="_Toc501222411"/>
      <w:bookmarkStart w:id="31" w:name="_Toc85060837"/>
      <w:r>
        <w:rPr>
          <w:rFonts w:hint="eastAsia"/>
        </w:rPr>
        <w:t>学术格式要求</w:t>
      </w:r>
      <w:bookmarkEnd w:id="30"/>
      <w:bookmarkEnd w:id="31"/>
    </w:p>
    <w:tbl>
      <w:tblPr>
        <w:tblStyle w:val="2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18"/>
        <w:gridCol w:w="5386"/>
        <w:gridCol w:w="226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18" w:type="dxa"/>
            <w:tcBorders>
              <w:top w:val="single" w:color="auto" w:sz="4" w:space="0"/>
              <w:bottom w:val="single" w:color="auto" w:sz="4" w:space="0"/>
            </w:tcBorders>
          </w:tcPr>
          <w:p>
            <w:pPr>
              <w:spacing w:line="240" w:lineRule="auto"/>
              <w:jc w:val="center"/>
              <w:rPr>
                <w:b/>
                <w:sz w:val="21"/>
              </w:rPr>
            </w:pPr>
            <w:r>
              <w:rPr>
                <w:rFonts w:hint="eastAsia"/>
                <w:b/>
                <w:sz w:val="21"/>
              </w:rPr>
              <w:t>涉及内容</w:t>
            </w:r>
          </w:p>
        </w:tc>
        <w:tc>
          <w:tcPr>
            <w:tcW w:w="5386" w:type="dxa"/>
            <w:tcBorders>
              <w:top w:val="single" w:color="auto" w:sz="4" w:space="0"/>
              <w:bottom w:val="single" w:color="auto" w:sz="4" w:space="0"/>
            </w:tcBorders>
          </w:tcPr>
          <w:p>
            <w:pPr>
              <w:spacing w:line="240" w:lineRule="auto"/>
              <w:jc w:val="center"/>
              <w:rPr>
                <w:b/>
                <w:sz w:val="21"/>
              </w:rPr>
            </w:pPr>
            <w:r>
              <w:rPr>
                <w:rFonts w:hint="eastAsia"/>
                <w:b/>
                <w:sz w:val="21"/>
              </w:rPr>
              <w:t>格式要求</w:t>
            </w:r>
          </w:p>
        </w:tc>
        <w:tc>
          <w:tcPr>
            <w:tcW w:w="2267" w:type="dxa"/>
            <w:tcBorders>
              <w:top w:val="single" w:color="auto" w:sz="4" w:space="0"/>
              <w:bottom w:val="single" w:color="auto" w:sz="4" w:space="0"/>
            </w:tcBorders>
          </w:tcPr>
          <w:p>
            <w:pPr>
              <w:spacing w:line="240" w:lineRule="auto"/>
              <w:jc w:val="center"/>
              <w:rPr>
                <w:b/>
                <w:sz w:val="21"/>
              </w:rPr>
            </w:pPr>
            <w:r>
              <w:rPr>
                <w:rFonts w:hint="eastAsia"/>
                <w:b/>
                <w:sz w:val="21"/>
              </w:rPr>
              <w:t>本模板实现说明</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18" w:type="dxa"/>
            <w:tcBorders>
              <w:top w:val="single" w:color="auto" w:sz="4" w:space="0"/>
            </w:tcBorders>
          </w:tcPr>
          <w:p>
            <w:pPr>
              <w:spacing w:line="240" w:lineRule="auto"/>
              <w:rPr>
                <w:sz w:val="21"/>
              </w:rPr>
            </w:pPr>
            <w:r>
              <w:rPr>
                <w:rFonts w:hint="eastAsia"/>
                <w:sz w:val="21"/>
              </w:rPr>
              <w:t>纸张</w:t>
            </w:r>
          </w:p>
        </w:tc>
        <w:tc>
          <w:tcPr>
            <w:tcW w:w="5386" w:type="dxa"/>
            <w:tcBorders>
              <w:top w:val="single" w:color="auto" w:sz="4" w:space="0"/>
            </w:tcBorders>
          </w:tcPr>
          <w:p>
            <w:pPr>
              <w:spacing w:line="240" w:lineRule="auto"/>
              <w:rPr>
                <w:sz w:val="21"/>
              </w:rPr>
            </w:pPr>
            <w:r>
              <w:rPr>
                <w:rFonts w:hint="eastAsia"/>
                <w:sz w:val="21"/>
              </w:rPr>
              <w:t>A4纸（21</w:t>
            </w:r>
            <w:r>
              <w:rPr>
                <w:sz w:val="21"/>
              </w:rPr>
              <w:t>0</w:t>
            </w:r>
            <w:r>
              <w:rPr>
                <w:rFonts w:hint="eastAsia"/>
                <w:sz w:val="21"/>
              </w:rPr>
              <w:t>×297</w:t>
            </w:r>
            <w:r>
              <w:rPr>
                <w:sz w:val="21"/>
              </w:rPr>
              <w:t>mm</w:t>
            </w:r>
            <w:r>
              <w:rPr>
                <w:rFonts w:hint="eastAsia"/>
                <w:sz w:val="21"/>
              </w:rPr>
              <w:t>）</w:t>
            </w:r>
          </w:p>
        </w:tc>
        <w:tc>
          <w:tcPr>
            <w:tcW w:w="2267" w:type="dxa"/>
            <w:tcBorders>
              <w:top w:val="single" w:color="auto" w:sz="4" w:space="0"/>
            </w:tcBorders>
          </w:tcPr>
          <w:p>
            <w:pPr>
              <w:spacing w:line="240" w:lineRule="auto"/>
              <w:rPr>
                <w:sz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18" w:type="dxa"/>
            <w:tcBorders>
              <w:top w:val="single" w:color="auto" w:sz="4" w:space="0"/>
            </w:tcBorders>
          </w:tcPr>
          <w:p>
            <w:pPr>
              <w:spacing w:line="240" w:lineRule="auto"/>
              <w:rPr>
                <w:sz w:val="21"/>
              </w:rPr>
            </w:pPr>
            <w:r>
              <w:rPr>
                <w:rFonts w:hint="eastAsia"/>
                <w:sz w:val="21"/>
              </w:rPr>
              <w:t>页边距</w:t>
            </w:r>
          </w:p>
        </w:tc>
        <w:tc>
          <w:tcPr>
            <w:tcW w:w="5386" w:type="dxa"/>
            <w:tcBorders>
              <w:top w:val="single" w:color="auto" w:sz="4" w:space="0"/>
            </w:tcBorders>
          </w:tcPr>
          <w:p>
            <w:pPr>
              <w:spacing w:line="240" w:lineRule="auto"/>
              <w:rPr>
                <w:sz w:val="21"/>
              </w:rPr>
            </w:pPr>
            <w:r>
              <w:rPr>
                <w:rFonts w:hint="eastAsia"/>
                <w:sz w:val="21"/>
              </w:rPr>
              <w:t>均25</w:t>
            </w:r>
            <w:r>
              <w:rPr>
                <w:sz w:val="21"/>
              </w:rPr>
              <w:t>mm</w:t>
            </w:r>
          </w:p>
        </w:tc>
        <w:tc>
          <w:tcPr>
            <w:tcW w:w="2267" w:type="dxa"/>
            <w:tcBorders>
              <w:top w:val="single" w:color="auto" w:sz="4" w:space="0"/>
            </w:tcBorders>
          </w:tcPr>
          <w:p>
            <w:pPr>
              <w:spacing w:line="240" w:lineRule="auto"/>
              <w:rPr>
                <w:sz w:val="21"/>
              </w:rPr>
            </w:pPr>
            <w:r>
              <w:rPr>
                <w:rFonts w:hint="eastAsia"/>
                <w:sz w:val="21"/>
              </w:rPr>
              <w:t>内侧30</w:t>
            </w:r>
            <w:r>
              <w:rPr>
                <w:sz w:val="21"/>
              </w:rPr>
              <w:t>mm；</w:t>
            </w:r>
          </w:p>
          <w:p>
            <w:pPr>
              <w:spacing w:line="240" w:lineRule="auto"/>
              <w:rPr>
                <w:sz w:val="21"/>
              </w:rPr>
            </w:pPr>
            <w:r>
              <w:rPr>
                <w:rFonts w:hint="eastAsia"/>
                <w:sz w:val="21"/>
              </w:rPr>
              <w:t>外侧20</w:t>
            </w:r>
            <w:r>
              <w:rPr>
                <w:sz w:val="21"/>
              </w:rPr>
              <w:t>mm；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18" w:type="dxa"/>
          </w:tcPr>
          <w:p>
            <w:pPr>
              <w:spacing w:line="240" w:lineRule="auto"/>
              <w:rPr>
                <w:sz w:val="21"/>
              </w:rPr>
            </w:pPr>
            <w:r>
              <w:rPr>
                <w:rFonts w:hint="eastAsia"/>
                <w:sz w:val="21"/>
              </w:rPr>
              <w:t>打印属性</w:t>
            </w:r>
          </w:p>
        </w:tc>
        <w:tc>
          <w:tcPr>
            <w:tcW w:w="5386" w:type="dxa"/>
          </w:tcPr>
          <w:p>
            <w:pPr>
              <w:spacing w:line="240" w:lineRule="auto"/>
              <w:rPr>
                <w:sz w:val="21"/>
              </w:rPr>
            </w:pPr>
            <w:r>
              <w:rPr>
                <w:rFonts w:hint="eastAsia"/>
                <w:sz w:val="21"/>
              </w:rPr>
              <w:t>1）封面（中、英文）、题名页、独创性声明和使用授权书单面打印；2）中文摘要开始采用双面打印，页数少于50页的可采用单面打印；</w:t>
            </w:r>
          </w:p>
        </w:tc>
        <w:tc>
          <w:tcPr>
            <w:tcW w:w="2267" w:type="dxa"/>
          </w:tcPr>
          <w:p>
            <w:pPr>
              <w:spacing w:line="240" w:lineRule="auto"/>
              <w:rPr>
                <w:sz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18" w:type="dxa"/>
          </w:tcPr>
          <w:p>
            <w:pPr>
              <w:spacing w:line="240" w:lineRule="auto"/>
              <w:rPr>
                <w:sz w:val="21"/>
              </w:rPr>
            </w:pPr>
            <w:r>
              <w:rPr>
                <w:rFonts w:hint="eastAsia"/>
                <w:sz w:val="21"/>
              </w:rPr>
              <w:t>字体字号</w:t>
            </w:r>
          </w:p>
        </w:tc>
        <w:tc>
          <w:tcPr>
            <w:tcW w:w="5386" w:type="dxa"/>
          </w:tcPr>
          <w:p>
            <w:pPr>
              <w:pStyle w:val="30"/>
              <w:numPr>
                <w:ilvl w:val="0"/>
                <w:numId w:val="4"/>
              </w:numPr>
              <w:spacing w:line="240" w:lineRule="auto"/>
              <w:ind w:firstLineChars="0"/>
              <w:rPr>
                <w:sz w:val="21"/>
              </w:rPr>
            </w:pPr>
            <w:r>
              <w:rPr>
                <w:rFonts w:hint="eastAsia"/>
                <w:sz w:val="21"/>
              </w:rPr>
              <w:t>章标题：三号黑体居中，单倍行距，段前段后0.5行，另起一页；</w:t>
            </w:r>
          </w:p>
          <w:p>
            <w:pPr>
              <w:pStyle w:val="30"/>
              <w:numPr>
                <w:ilvl w:val="0"/>
                <w:numId w:val="4"/>
              </w:numPr>
              <w:spacing w:line="240" w:lineRule="auto"/>
              <w:ind w:firstLineChars="0"/>
              <w:rPr>
                <w:sz w:val="21"/>
              </w:rPr>
            </w:pPr>
            <w:r>
              <w:rPr>
                <w:rFonts w:hint="eastAsia"/>
                <w:sz w:val="21"/>
              </w:rPr>
              <w:t>节标题：四号黑体居左，单倍行距，段前段后0.5行；</w:t>
            </w:r>
          </w:p>
          <w:p>
            <w:pPr>
              <w:pStyle w:val="30"/>
              <w:numPr>
                <w:ilvl w:val="0"/>
                <w:numId w:val="4"/>
              </w:numPr>
              <w:spacing w:line="240" w:lineRule="auto"/>
              <w:ind w:firstLineChars="0"/>
              <w:rPr>
                <w:sz w:val="21"/>
              </w:rPr>
            </w:pPr>
            <w:r>
              <w:rPr>
                <w:rFonts w:hint="eastAsia"/>
                <w:sz w:val="21"/>
              </w:rPr>
              <w:t>条标题：小四黑体居左，单倍行距，段前段后0.5行；</w:t>
            </w:r>
          </w:p>
          <w:p>
            <w:pPr>
              <w:pStyle w:val="30"/>
              <w:numPr>
                <w:ilvl w:val="0"/>
                <w:numId w:val="4"/>
              </w:numPr>
              <w:spacing w:line="240" w:lineRule="auto"/>
              <w:ind w:firstLineChars="0"/>
              <w:rPr>
                <w:sz w:val="21"/>
              </w:rPr>
            </w:pPr>
            <w:r>
              <w:rPr>
                <w:rFonts w:hint="eastAsia"/>
                <w:sz w:val="21"/>
              </w:rPr>
              <w:t>正文：小四号宋体，1.5倍行距，段前段后0行；</w:t>
            </w:r>
          </w:p>
          <w:p>
            <w:pPr>
              <w:pStyle w:val="30"/>
              <w:numPr>
                <w:ilvl w:val="0"/>
                <w:numId w:val="4"/>
              </w:numPr>
              <w:spacing w:line="240" w:lineRule="auto"/>
              <w:ind w:firstLineChars="0"/>
              <w:rPr>
                <w:sz w:val="21"/>
              </w:rPr>
            </w:pPr>
            <w:r>
              <w:rPr>
                <w:rFonts w:hint="eastAsia"/>
                <w:sz w:val="21"/>
              </w:rPr>
              <w:t>数字和字母：</w:t>
            </w:r>
            <w:r>
              <w:rPr>
                <w:sz w:val="21"/>
              </w:rPr>
              <w:t>Times New Roman（</w:t>
            </w:r>
            <w:r>
              <w:rPr>
                <w:rFonts w:hint="eastAsia"/>
                <w:sz w:val="21"/>
              </w:rPr>
              <w:t>正文开始页码除外</w:t>
            </w:r>
            <w:r>
              <w:rPr>
                <w:sz w:val="21"/>
              </w:rPr>
              <w:t>）；</w:t>
            </w:r>
          </w:p>
          <w:p>
            <w:pPr>
              <w:pStyle w:val="30"/>
              <w:numPr>
                <w:ilvl w:val="0"/>
                <w:numId w:val="4"/>
              </w:numPr>
              <w:spacing w:line="240" w:lineRule="auto"/>
              <w:ind w:firstLineChars="0"/>
              <w:rPr>
                <w:sz w:val="21"/>
              </w:rPr>
            </w:pPr>
            <w:r>
              <w:rPr>
                <w:rFonts w:hint="eastAsia"/>
                <w:sz w:val="21"/>
              </w:rPr>
              <w:t>页眉：小五号宋体；</w:t>
            </w:r>
          </w:p>
          <w:p>
            <w:pPr>
              <w:pStyle w:val="30"/>
              <w:numPr>
                <w:ilvl w:val="0"/>
                <w:numId w:val="4"/>
              </w:numPr>
              <w:spacing w:line="240" w:lineRule="auto"/>
              <w:ind w:firstLineChars="0"/>
              <w:rPr>
                <w:sz w:val="21"/>
              </w:rPr>
            </w:pPr>
            <w:r>
              <w:rPr>
                <w:rFonts w:hint="eastAsia"/>
                <w:sz w:val="21"/>
              </w:rPr>
              <w:t>页码（正文之前）：五号Times New Roman罗马数字；</w:t>
            </w:r>
          </w:p>
          <w:p>
            <w:pPr>
              <w:pStyle w:val="30"/>
              <w:numPr>
                <w:ilvl w:val="0"/>
                <w:numId w:val="4"/>
              </w:numPr>
              <w:spacing w:line="240" w:lineRule="auto"/>
              <w:ind w:firstLineChars="0"/>
              <w:rPr>
                <w:sz w:val="21"/>
              </w:rPr>
            </w:pPr>
            <w:r>
              <w:rPr>
                <w:rFonts w:hint="eastAsia"/>
                <w:sz w:val="21"/>
              </w:rPr>
              <w:t>页码（正文开始）：五号宋体阿拉伯数字；</w:t>
            </w:r>
          </w:p>
          <w:p>
            <w:pPr>
              <w:pStyle w:val="30"/>
              <w:numPr>
                <w:ilvl w:val="0"/>
                <w:numId w:val="4"/>
              </w:numPr>
              <w:spacing w:line="240" w:lineRule="auto"/>
              <w:ind w:firstLineChars="0"/>
              <w:rPr>
                <w:sz w:val="21"/>
              </w:rPr>
            </w:pPr>
            <w:r>
              <w:rPr>
                <w:rFonts w:hint="eastAsia"/>
                <w:sz w:val="21"/>
              </w:rPr>
              <w:t>图注及表注：五号宋体加粗，数字为</w:t>
            </w:r>
            <w:r>
              <w:rPr>
                <w:sz w:val="21"/>
              </w:rPr>
              <w:t>Times New Roman；</w:t>
            </w:r>
          </w:p>
        </w:tc>
        <w:tc>
          <w:tcPr>
            <w:tcW w:w="2267" w:type="dxa"/>
          </w:tcPr>
          <w:p>
            <w:pPr>
              <w:pStyle w:val="30"/>
              <w:numPr>
                <w:ilvl w:val="0"/>
                <w:numId w:val="5"/>
              </w:numPr>
              <w:spacing w:line="240" w:lineRule="auto"/>
              <w:ind w:firstLineChars="0"/>
              <w:rPr>
                <w:sz w:val="21"/>
              </w:rPr>
            </w:pPr>
            <w:r>
              <w:rPr>
                <w:rFonts w:hint="eastAsia"/>
                <w:sz w:val="21"/>
              </w:rPr>
              <w:t>页眉1倍行距，段前段后0行；</w:t>
            </w:r>
          </w:p>
          <w:p>
            <w:pPr>
              <w:pStyle w:val="30"/>
              <w:numPr>
                <w:ilvl w:val="0"/>
                <w:numId w:val="5"/>
              </w:numPr>
              <w:spacing w:line="240" w:lineRule="auto"/>
              <w:ind w:firstLineChars="0"/>
              <w:rPr>
                <w:sz w:val="21"/>
              </w:rPr>
            </w:pPr>
            <w:r>
              <w:rPr>
                <w:rFonts w:hint="eastAsia"/>
                <w:sz w:val="21"/>
              </w:rPr>
              <w:t>页眉页脚1.5倍行距，段前段后0行；</w:t>
            </w:r>
          </w:p>
          <w:p>
            <w:pPr>
              <w:pStyle w:val="30"/>
              <w:numPr>
                <w:ilvl w:val="0"/>
                <w:numId w:val="5"/>
              </w:numPr>
              <w:spacing w:line="240" w:lineRule="auto"/>
              <w:ind w:firstLineChars="0"/>
              <w:rPr>
                <w:sz w:val="21"/>
              </w:rPr>
            </w:pPr>
            <w:r>
              <w:rPr>
                <w:rFonts w:hint="eastAsia"/>
                <w:sz w:val="21"/>
              </w:rPr>
              <w:t>图注1.5倍行距，段前0行，段后0.5行；</w:t>
            </w:r>
          </w:p>
          <w:p>
            <w:pPr>
              <w:pStyle w:val="30"/>
              <w:numPr>
                <w:ilvl w:val="0"/>
                <w:numId w:val="5"/>
              </w:numPr>
              <w:spacing w:line="240" w:lineRule="auto"/>
              <w:ind w:firstLineChars="0"/>
              <w:rPr>
                <w:sz w:val="21"/>
              </w:rPr>
            </w:pPr>
            <w:r>
              <w:rPr>
                <w:rFonts w:hint="eastAsia"/>
                <w:sz w:val="21"/>
              </w:rPr>
              <w:t>表注1.5倍行距，段前0.5行，段后0行；</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18" w:type="dxa"/>
          </w:tcPr>
          <w:p>
            <w:pPr>
              <w:spacing w:line="240" w:lineRule="auto"/>
              <w:rPr>
                <w:sz w:val="21"/>
              </w:rPr>
            </w:pPr>
            <w:r>
              <w:rPr>
                <w:rFonts w:hint="eastAsia"/>
                <w:sz w:val="21"/>
              </w:rPr>
              <w:t>页眉</w:t>
            </w:r>
          </w:p>
        </w:tc>
        <w:tc>
          <w:tcPr>
            <w:tcW w:w="5386" w:type="dxa"/>
          </w:tcPr>
          <w:p>
            <w:pPr>
              <w:pStyle w:val="30"/>
              <w:numPr>
                <w:ilvl w:val="0"/>
                <w:numId w:val="6"/>
              </w:numPr>
              <w:spacing w:line="240" w:lineRule="auto"/>
              <w:ind w:firstLineChars="0"/>
              <w:rPr>
                <w:sz w:val="21"/>
              </w:rPr>
            </w:pPr>
            <w:r>
              <w:rPr>
                <w:rFonts w:hint="eastAsia"/>
                <w:sz w:val="21"/>
              </w:rPr>
              <w:t>上边距15</w:t>
            </w:r>
            <w:r>
              <w:rPr>
                <w:sz w:val="21"/>
              </w:rPr>
              <w:t>mm，</w:t>
            </w:r>
            <w:r>
              <w:rPr>
                <w:rFonts w:hint="eastAsia"/>
                <w:sz w:val="21"/>
              </w:rPr>
              <w:t>下边距15</w:t>
            </w:r>
            <w:r>
              <w:rPr>
                <w:sz w:val="21"/>
              </w:rPr>
              <w:t>mm；</w:t>
            </w:r>
          </w:p>
          <w:p>
            <w:pPr>
              <w:pStyle w:val="30"/>
              <w:numPr>
                <w:ilvl w:val="0"/>
                <w:numId w:val="6"/>
              </w:numPr>
              <w:spacing w:line="240" w:lineRule="auto"/>
              <w:ind w:firstLineChars="0"/>
              <w:rPr>
                <w:sz w:val="21"/>
              </w:rPr>
            </w:pPr>
            <w:r>
              <w:rPr>
                <w:rFonts w:hint="eastAsia"/>
                <w:sz w:val="21"/>
              </w:rPr>
              <w:t>五号宋体；</w:t>
            </w:r>
          </w:p>
          <w:p>
            <w:pPr>
              <w:pStyle w:val="30"/>
              <w:numPr>
                <w:ilvl w:val="0"/>
                <w:numId w:val="6"/>
              </w:numPr>
              <w:spacing w:line="240" w:lineRule="auto"/>
              <w:ind w:firstLineChars="0"/>
              <w:rPr>
                <w:sz w:val="21"/>
              </w:rPr>
            </w:pPr>
            <w:r>
              <w:rPr>
                <w:rFonts w:hint="eastAsia"/>
                <w:sz w:val="21"/>
              </w:rPr>
              <w:t>从论文主体部分开始；</w:t>
            </w:r>
          </w:p>
          <w:p>
            <w:pPr>
              <w:pStyle w:val="30"/>
              <w:numPr>
                <w:ilvl w:val="0"/>
                <w:numId w:val="6"/>
              </w:numPr>
              <w:spacing w:line="240" w:lineRule="auto"/>
              <w:ind w:firstLineChars="0"/>
              <w:rPr>
                <w:sz w:val="21"/>
              </w:rPr>
            </w:pPr>
            <w:r>
              <w:rPr>
                <w:rFonts w:hint="eastAsia"/>
                <w:sz w:val="21"/>
              </w:rPr>
              <w:t>奇数页：北京航空航天大学博士/硕士学位论文；</w:t>
            </w:r>
          </w:p>
          <w:p>
            <w:pPr>
              <w:pStyle w:val="30"/>
              <w:numPr>
                <w:ilvl w:val="0"/>
                <w:numId w:val="6"/>
              </w:numPr>
              <w:spacing w:line="240" w:lineRule="auto"/>
              <w:ind w:firstLineChars="0"/>
              <w:rPr>
                <w:sz w:val="21"/>
              </w:rPr>
            </w:pPr>
            <w:r>
              <w:rPr>
                <w:rFonts w:hint="eastAsia"/>
                <w:sz w:val="21"/>
              </w:rPr>
              <w:t>偶数页：（例）第一章  绪论；</w:t>
            </w:r>
          </w:p>
        </w:tc>
        <w:tc>
          <w:tcPr>
            <w:tcW w:w="2267" w:type="dxa"/>
          </w:tcPr>
          <w:p>
            <w:pPr>
              <w:spacing w:line="240" w:lineRule="auto"/>
              <w:rPr>
                <w:sz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18" w:type="dxa"/>
          </w:tcPr>
          <w:p>
            <w:pPr>
              <w:spacing w:line="240" w:lineRule="auto"/>
              <w:rPr>
                <w:sz w:val="21"/>
              </w:rPr>
            </w:pPr>
            <w:r>
              <w:rPr>
                <w:rFonts w:hint="eastAsia"/>
                <w:sz w:val="21"/>
              </w:rPr>
              <w:t>页码</w:t>
            </w:r>
          </w:p>
        </w:tc>
        <w:tc>
          <w:tcPr>
            <w:tcW w:w="5386" w:type="dxa"/>
          </w:tcPr>
          <w:p>
            <w:pPr>
              <w:pStyle w:val="30"/>
              <w:numPr>
                <w:ilvl w:val="0"/>
                <w:numId w:val="7"/>
              </w:numPr>
              <w:spacing w:line="240" w:lineRule="auto"/>
              <w:ind w:left="357" w:hanging="357" w:firstLineChars="0"/>
              <w:rPr>
                <w:sz w:val="21"/>
              </w:rPr>
            </w:pPr>
            <w:r>
              <w:rPr>
                <w:rFonts w:hint="eastAsia"/>
                <w:sz w:val="21"/>
              </w:rPr>
              <w:t>从论文主体部分开始，页脚居中；</w:t>
            </w:r>
          </w:p>
          <w:p>
            <w:pPr>
              <w:pStyle w:val="30"/>
              <w:numPr>
                <w:ilvl w:val="0"/>
                <w:numId w:val="7"/>
              </w:numPr>
              <w:spacing w:line="240" w:lineRule="auto"/>
              <w:ind w:left="357" w:hanging="357" w:firstLineChars="0"/>
              <w:rPr>
                <w:sz w:val="21"/>
              </w:rPr>
            </w:pPr>
            <w:r>
              <w:rPr>
                <w:rFonts w:hint="eastAsia"/>
                <w:sz w:val="21"/>
              </w:rPr>
              <w:t>页码（正文之前）：五号Times New Roman罗马数字；</w:t>
            </w:r>
          </w:p>
          <w:p>
            <w:pPr>
              <w:pStyle w:val="30"/>
              <w:numPr>
                <w:ilvl w:val="0"/>
                <w:numId w:val="7"/>
              </w:numPr>
              <w:spacing w:line="240" w:lineRule="auto"/>
              <w:ind w:firstLineChars="0"/>
              <w:rPr>
                <w:sz w:val="21"/>
              </w:rPr>
            </w:pPr>
            <w:r>
              <w:rPr>
                <w:rFonts w:hint="eastAsia"/>
                <w:sz w:val="21"/>
              </w:rPr>
              <w:t>页码（正文开始）：五号宋体阿拉伯数字；</w:t>
            </w:r>
          </w:p>
        </w:tc>
        <w:tc>
          <w:tcPr>
            <w:tcW w:w="2267" w:type="dxa"/>
          </w:tcPr>
          <w:p>
            <w:pPr>
              <w:spacing w:line="240" w:lineRule="auto"/>
              <w:rPr>
                <w:sz w:val="21"/>
              </w:rPr>
            </w:pPr>
            <w:r>
              <w:rPr>
                <w:rFonts w:hint="eastAsia"/>
                <w:sz w:val="21"/>
              </w:rPr>
              <w:t>页码后有额外的一行；</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18" w:type="dxa"/>
          </w:tcPr>
          <w:p>
            <w:pPr>
              <w:spacing w:line="240" w:lineRule="auto"/>
              <w:rPr>
                <w:sz w:val="21"/>
              </w:rPr>
            </w:pPr>
            <w:r>
              <w:rPr>
                <w:rFonts w:hint="eastAsia"/>
                <w:sz w:val="21"/>
              </w:rPr>
              <w:t>图注及表注</w:t>
            </w:r>
          </w:p>
        </w:tc>
        <w:tc>
          <w:tcPr>
            <w:tcW w:w="5386" w:type="dxa"/>
          </w:tcPr>
          <w:p>
            <w:pPr>
              <w:pStyle w:val="30"/>
              <w:numPr>
                <w:ilvl w:val="0"/>
                <w:numId w:val="8"/>
              </w:numPr>
              <w:spacing w:line="240" w:lineRule="auto"/>
              <w:ind w:firstLineChars="0"/>
              <w:rPr>
                <w:sz w:val="21"/>
              </w:rPr>
            </w:pPr>
            <w:r>
              <w:rPr>
                <w:rFonts w:hint="eastAsia"/>
                <w:sz w:val="21"/>
              </w:rPr>
              <w:t>五号宋体加粗，数字为Times New Roman；</w:t>
            </w:r>
          </w:p>
          <w:p>
            <w:pPr>
              <w:pStyle w:val="30"/>
              <w:numPr>
                <w:ilvl w:val="0"/>
                <w:numId w:val="8"/>
              </w:numPr>
              <w:spacing w:line="240" w:lineRule="auto"/>
              <w:ind w:firstLineChars="0"/>
              <w:rPr>
                <w:sz w:val="21"/>
              </w:rPr>
            </w:pPr>
            <w:r>
              <w:rPr>
                <w:rFonts w:hint="eastAsia"/>
                <w:sz w:val="21"/>
              </w:rPr>
              <w:t>编号与内容间空2个半角空格；</w:t>
            </w:r>
          </w:p>
          <w:p>
            <w:pPr>
              <w:pStyle w:val="30"/>
              <w:numPr>
                <w:ilvl w:val="0"/>
                <w:numId w:val="8"/>
              </w:numPr>
              <w:spacing w:line="240" w:lineRule="auto"/>
              <w:ind w:firstLineChars="0"/>
              <w:rPr>
                <w:sz w:val="21"/>
              </w:rPr>
            </w:pPr>
            <w:r>
              <w:rPr>
                <w:rFonts w:hint="eastAsia"/>
                <w:sz w:val="21"/>
              </w:rPr>
              <w:t>图下方居中，表上方居中；</w:t>
            </w:r>
          </w:p>
          <w:p>
            <w:pPr>
              <w:pStyle w:val="30"/>
              <w:numPr>
                <w:ilvl w:val="0"/>
                <w:numId w:val="8"/>
              </w:numPr>
              <w:spacing w:line="240" w:lineRule="auto"/>
              <w:ind w:firstLineChars="0"/>
              <w:rPr>
                <w:sz w:val="21"/>
              </w:rPr>
            </w:pPr>
            <w:r>
              <w:rPr>
                <w:rFonts w:hint="eastAsia"/>
                <w:sz w:val="21"/>
              </w:rPr>
              <w:t>与章节无关；</w:t>
            </w:r>
          </w:p>
          <w:p>
            <w:pPr>
              <w:pStyle w:val="30"/>
              <w:numPr>
                <w:ilvl w:val="0"/>
                <w:numId w:val="8"/>
              </w:numPr>
              <w:spacing w:line="240" w:lineRule="auto"/>
              <w:ind w:firstLineChars="0"/>
              <w:rPr>
                <w:sz w:val="21"/>
              </w:rPr>
            </w:pPr>
            <w:r>
              <w:rPr>
                <w:rFonts w:hint="eastAsia"/>
                <w:sz w:val="21"/>
              </w:rPr>
              <w:t>附注五号宋体，下方，格式：“附注1：”；</w:t>
            </w:r>
          </w:p>
        </w:tc>
        <w:tc>
          <w:tcPr>
            <w:tcW w:w="2267" w:type="dxa"/>
          </w:tcPr>
          <w:p>
            <w:pPr>
              <w:spacing w:line="240" w:lineRule="auto"/>
              <w:rPr>
                <w:sz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18" w:type="dxa"/>
          </w:tcPr>
          <w:p>
            <w:pPr>
              <w:spacing w:line="240" w:lineRule="auto"/>
              <w:rPr>
                <w:sz w:val="21"/>
              </w:rPr>
            </w:pPr>
            <w:r>
              <w:rPr>
                <w:rFonts w:hint="eastAsia"/>
                <w:sz w:val="21"/>
              </w:rPr>
              <w:t>公式</w:t>
            </w:r>
          </w:p>
        </w:tc>
        <w:tc>
          <w:tcPr>
            <w:tcW w:w="5386" w:type="dxa"/>
          </w:tcPr>
          <w:p>
            <w:pPr>
              <w:pStyle w:val="30"/>
              <w:numPr>
                <w:ilvl w:val="0"/>
                <w:numId w:val="9"/>
              </w:numPr>
              <w:spacing w:line="240" w:lineRule="auto"/>
              <w:ind w:firstLineChars="0"/>
              <w:rPr>
                <w:sz w:val="21"/>
              </w:rPr>
            </w:pPr>
            <w:r>
              <w:rPr>
                <w:rFonts w:hint="eastAsia"/>
                <w:sz w:val="21"/>
              </w:rPr>
              <w:t>按章编排；</w:t>
            </w:r>
          </w:p>
          <w:p>
            <w:pPr>
              <w:pStyle w:val="30"/>
              <w:numPr>
                <w:ilvl w:val="0"/>
                <w:numId w:val="9"/>
              </w:numPr>
              <w:spacing w:line="240" w:lineRule="auto"/>
              <w:ind w:firstLineChars="0"/>
              <w:rPr>
                <w:sz w:val="21"/>
              </w:rPr>
            </w:pPr>
            <w:r>
              <w:rPr>
                <w:rFonts w:hint="eastAsia"/>
                <w:sz w:val="21"/>
              </w:rPr>
              <w:t>圆括号包围；</w:t>
            </w:r>
          </w:p>
        </w:tc>
        <w:tc>
          <w:tcPr>
            <w:tcW w:w="2267" w:type="dxa"/>
          </w:tcPr>
          <w:p>
            <w:pPr>
              <w:spacing w:line="240" w:lineRule="auto"/>
              <w:rPr>
                <w:sz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18" w:type="dxa"/>
            <w:tcBorders>
              <w:bottom w:val="single" w:color="auto" w:sz="4" w:space="0"/>
            </w:tcBorders>
          </w:tcPr>
          <w:p>
            <w:pPr>
              <w:spacing w:line="240" w:lineRule="auto"/>
              <w:rPr>
                <w:sz w:val="21"/>
              </w:rPr>
            </w:pPr>
            <w:r>
              <w:rPr>
                <w:rFonts w:hint="eastAsia"/>
                <w:sz w:val="21"/>
              </w:rPr>
              <w:t>注释</w:t>
            </w:r>
          </w:p>
        </w:tc>
        <w:tc>
          <w:tcPr>
            <w:tcW w:w="5386" w:type="dxa"/>
            <w:tcBorders>
              <w:bottom w:val="single" w:color="auto" w:sz="4" w:space="0"/>
            </w:tcBorders>
          </w:tcPr>
          <w:p>
            <w:pPr>
              <w:pStyle w:val="30"/>
              <w:numPr>
                <w:ilvl w:val="0"/>
                <w:numId w:val="10"/>
              </w:numPr>
              <w:spacing w:line="240" w:lineRule="auto"/>
              <w:ind w:firstLineChars="0"/>
              <w:rPr>
                <w:sz w:val="21"/>
              </w:rPr>
            </w:pPr>
            <w:r>
              <w:rPr>
                <w:rFonts w:hint="eastAsia"/>
                <w:sz w:val="21"/>
              </w:rPr>
              <w:t>页末或篇末；</w:t>
            </w:r>
          </w:p>
          <w:p>
            <w:pPr>
              <w:pStyle w:val="30"/>
              <w:numPr>
                <w:ilvl w:val="0"/>
                <w:numId w:val="10"/>
              </w:numPr>
              <w:spacing w:line="240" w:lineRule="auto"/>
              <w:ind w:firstLineChars="0"/>
              <w:rPr>
                <w:sz w:val="21"/>
              </w:rPr>
            </w:pPr>
            <w:r>
              <w:rPr>
                <w:rFonts w:hint="eastAsia"/>
                <w:sz w:val="21"/>
              </w:rPr>
              <w:t>阿拉伯数字上标，格式：“</w:t>
            </w:r>
            <w:r>
              <w:rPr>
                <w:rFonts w:hint="eastAsia"/>
                <w:sz w:val="21"/>
                <w:vertAlign w:val="superscript"/>
              </w:rPr>
              <w:t>注1</w:t>
            </w:r>
            <w:r>
              <w:rPr>
                <w:rFonts w:hint="eastAsia"/>
                <w:sz w:val="21"/>
              </w:rPr>
              <w:t>”；</w:t>
            </w:r>
          </w:p>
        </w:tc>
        <w:tc>
          <w:tcPr>
            <w:tcW w:w="2267" w:type="dxa"/>
            <w:tcBorders>
              <w:bottom w:val="single" w:color="auto" w:sz="4" w:space="0"/>
            </w:tcBorders>
          </w:tcPr>
          <w:p>
            <w:pPr>
              <w:spacing w:line="240" w:lineRule="auto"/>
              <w:rPr>
                <w:sz w:val="21"/>
              </w:rPr>
            </w:pPr>
          </w:p>
        </w:tc>
      </w:tr>
    </w:tbl>
    <w:p>
      <w:pPr>
        <w:pStyle w:val="47"/>
        <w:spacing w:before="163"/>
      </w:pPr>
      <w:bookmarkStart w:id="32" w:name="_Toc85060838"/>
      <w:bookmarkStart w:id="33" w:name="_Ref134286101"/>
      <w:r>
        <w:rPr>
          <w:rFonts w:hint="eastAsia"/>
        </w:rPr>
        <w:t>学术格式要求（续）</w:t>
      </w:r>
      <w:bookmarkEnd w:id="32"/>
      <w:bookmarkEnd w:id="33"/>
    </w:p>
    <w:tbl>
      <w:tblPr>
        <w:tblStyle w:val="2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60"/>
        <w:gridCol w:w="5244"/>
        <w:gridCol w:w="226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tcBorders>
              <w:top w:val="single" w:color="auto" w:sz="4" w:space="0"/>
              <w:bottom w:val="single" w:color="auto" w:sz="4" w:space="0"/>
            </w:tcBorders>
            <w:vAlign w:val="center"/>
          </w:tcPr>
          <w:p>
            <w:pPr>
              <w:spacing w:line="240" w:lineRule="auto"/>
              <w:jc w:val="center"/>
              <w:rPr>
                <w:sz w:val="21"/>
              </w:rPr>
            </w:pPr>
            <w:r>
              <w:rPr>
                <w:rFonts w:hint="eastAsia"/>
                <w:b/>
                <w:sz w:val="21"/>
              </w:rPr>
              <w:t>涉及内容</w:t>
            </w:r>
          </w:p>
        </w:tc>
        <w:tc>
          <w:tcPr>
            <w:tcW w:w="5244" w:type="dxa"/>
            <w:tcBorders>
              <w:top w:val="single" w:color="auto" w:sz="4" w:space="0"/>
              <w:bottom w:val="single" w:color="auto" w:sz="4" w:space="0"/>
            </w:tcBorders>
            <w:vAlign w:val="center"/>
          </w:tcPr>
          <w:p>
            <w:pPr>
              <w:spacing w:line="240" w:lineRule="auto"/>
              <w:jc w:val="center"/>
              <w:rPr>
                <w:sz w:val="21"/>
              </w:rPr>
            </w:pPr>
            <w:r>
              <w:rPr>
                <w:rFonts w:hint="eastAsia"/>
                <w:b/>
                <w:sz w:val="21"/>
              </w:rPr>
              <w:t>格式要求</w:t>
            </w:r>
          </w:p>
        </w:tc>
        <w:tc>
          <w:tcPr>
            <w:tcW w:w="2267" w:type="dxa"/>
            <w:tcBorders>
              <w:top w:val="single" w:color="auto" w:sz="4" w:space="0"/>
              <w:bottom w:val="single" w:color="auto" w:sz="4" w:space="0"/>
            </w:tcBorders>
            <w:vAlign w:val="center"/>
          </w:tcPr>
          <w:p>
            <w:pPr>
              <w:spacing w:line="240" w:lineRule="auto"/>
              <w:jc w:val="center"/>
              <w:rPr>
                <w:sz w:val="21"/>
              </w:rPr>
            </w:pPr>
            <w:r>
              <w:rPr>
                <w:rFonts w:hint="eastAsia"/>
                <w:b/>
                <w:sz w:val="21"/>
              </w:rPr>
              <w:t>本模板实现说明</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tcBorders>
              <w:top w:val="single" w:color="auto" w:sz="4" w:space="0"/>
            </w:tcBorders>
          </w:tcPr>
          <w:p>
            <w:pPr>
              <w:spacing w:line="240" w:lineRule="auto"/>
              <w:rPr>
                <w:sz w:val="21"/>
              </w:rPr>
            </w:pPr>
            <w:r>
              <w:rPr>
                <w:rFonts w:hint="eastAsia"/>
                <w:sz w:val="21"/>
              </w:rPr>
              <w:t>参考文献著录</w:t>
            </w:r>
          </w:p>
        </w:tc>
        <w:tc>
          <w:tcPr>
            <w:tcW w:w="5244" w:type="dxa"/>
            <w:tcBorders>
              <w:top w:val="single" w:color="auto" w:sz="4" w:space="0"/>
            </w:tcBorders>
          </w:tcPr>
          <w:p>
            <w:pPr>
              <w:pStyle w:val="30"/>
              <w:numPr>
                <w:ilvl w:val="0"/>
                <w:numId w:val="11"/>
              </w:numPr>
              <w:spacing w:line="240" w:lineRule="auto"/>
              <w:ind w:firstLineChars="0"/>
              <w:rPr>
                <w:sz w:val="21"/>
              </w:rPr>
            </w:pPr>
            <w:r>
              <w:rPr>
                <w:rFonts w:hint="eastAsia"/>
                <w:sz w:val="21"/>
              </w:rPr>
              <w:t>不加结束符；</w:t>
            </w:r>
          </w:p>
          <w:p>
            <w:pPr>
              <w:pStyle w:val="30"/>
              <w:numPr>
                <w:ilvl w:val="0"/>
                <w:numId w:val="11"/>
              </w:numPr>
              <w:spacing w:line="240" w:lineRule="auto"/>
              <w:ind w:firstLineChars="0"/>
              <w:rPr>
                <w:sz w:val="21"/>
              </w:rPr>
            </w:pPr>
            <w:r>
              <w:rPr>
                <w:rFonts w:hint="eastAsia"/>
                <w:sz w:val="21"/>
              </w:rPr>
              <w:t>标点均采用“半角标点+空格”；</w:t>
            </w:r>
          </w:p>
          <w:p>
            <w:pPr>
              <w:pStyle w:val="30"/>
              <w:numPr>
                <w:ilvl w:val="0"/>
                <w:numId w:val="11"/>
              </w:numPr>
              <w:spacing w:line="240" w:lineRule="auto"/>
              <w:ind w:firstLineChars="0"/>
              <w:rPr>
                <w:sz w:val="21"/>
              </w:rPr>
            </w:pPr>
            <w:r>
              <w:rPr>
                <w:rFonts w:hint="eastAsia"/>
                <w:sz w:val="21"/>
              </w:rPr>
              <w:t>按正文中出现先后次序递增，或按第一作者姓的英文字母或拼音字母的英文顺序递增；</w:t>
            </w:r>
          </w:p>
          <w:p>
            <w:pPr>
              <w:pStyle w:val="30"/>
              <w:numPr>
                <w:ilvl w:val="0"/>
                <w:numId w:val="11"/>
              </w:numPr>
              <w:spacing w:line="240" w:lineRule="auto"/>
              <w:ind w:firstLineChars="0"/>
              <w:rPr>
                <w:sz w:val="21"/>
              </w:rPr>
            </w:pPr>
            <w:r>
              <w:rPr>
                <w:rFonts w:hint="eastAsia"/>
                <w:sz w:val="21"/>
              </w:rPr>
              <w:t>中外作者一律姓前名后，外国人的名可用第一个字母的大写代替；</w:t>
            </w:r>
          </w:p>
          <w:p>
            <w:pPr>
              <w:pStyle w:val="30"/>
              <w:numPr>
                <w:ilvl w:val="0"/>
                <w:numId w:val="11"/>
              </w:numPr>
              <w:spacing w:line="240" w:lineRule="auto"/>
              <w:ind w:firstLineChars="0"/>
              <w:rPr>
                <w:sz w:val="21"/>
              </w:rPr>
            </w:pPr>
            <w:r>
              <w:rPr>
                <w:rFonts w:hint="eastAsia"/>
                <w:sz w:val="21"/>
              </w:rPr>
              <w:t xml:space="preserve">有3位以上作者，只列前3位，其后加“, 等”或“, </w:t>
            </w:r>
            <w:r>
              <w:rPr>
                <w:sz w:val="21"/>
              </w:rPr>
              <w:t>et al</w:t>
            </w:r>
            <w:r>
              <w:rPr>
                <w:rFonts w:hint="eastAsia"/>
                <w:sz w:val="21"/>
              </w:rPr>
              <w:t>”；</w:t>
            </w:r>
          </w:p>
        </w:tc>
        <w:tc>
          <w:tcPr>
            <w:tcW w:w="2267" w:type="dxa"/>
            <w:tcBorders>
              <w:top w:val="single" w:color="auto" w:sz="4" w:space="0"/>
            </w:tcBorders>
          </w:tcPr>
          <w:p>
            <w:pPr>
              <w:spacing w:line="240" w:lineRule="auto"/>
              <w:rPr>
                <w:sz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tcBorders>
              <w:bottom w:val="single" w:color="auto" w:sz="4" w:space="0"/>
            </w:tcBorders>
          </w:tcPr>
          <w:p>
            <w:pPr>
              <w:spacing w:line="240" w:lineRule="auto"/>
              <w:rPr>
                <w:sz w:val="21"/>
              </w:rPr>
            </w:pPr>
            <w:r>
              <w:rPr>
                <w:rFonts w:hint="eastAsia"/>
                <w:sz w:val="21"/>
              </w:rPr>
              <w:t>文中引用</w:t>
            </w:r>
          </w:p>
        </w:tc>
        <w:tc>
          <w:tcPr>
            <w:tcW w:w="5244" w:type="dxa"/>
            <w:tcBorders>
              <w:bottom w:val="single" w:color="auto" w:sz="4" w:space="0"/>
            </w:tcBorders>
          </w:tcPr>
          <w:p>
            <w:pPr>
              <w:pStyle w:val="30"/>
              <w:numPr>
                <w:ilvl w:val="0"/>
                <w:numId w:val="12"/>
              </w:numPr>
              <w:spacing w:line="240" w:lineRule="auto"/>
              <w:ind w:left="357" w:hanging="357" w:firstLineChars="0"/>
              <w:rPr>
                <w:sz w:val="21"/>
              </w:rPr>
            </w:pPr>
            <w:r>
              <w:rPr>
                <w:rFonts w:hint="eastAsia"/>
                <w:sz w:val="21"/>
              </w:rPr>
              <w:t>引文或转述观点最后一个句号之前；</w:t>
            </w:r>
          </w:p>
          <w:p>
            <w:pPr>
              <w:pStyle w:val="30"/>
              <w:numPr>
                <w:ilvl w:val="0"/>
                <w:numId w:val="12"/>
              </w:numPr>
              <w:spacing w:line="240" w:lineRule="auto"/>
              <w:ind w:left="357" w:hanging="357" w:firstLineChars="0"/>
              <w:rPr>
                <w:sz w:val="21"/>
              </w:rPr>
            </w:pPr>
            <w:r>
              <w:rPr>
                <w:rFonts w:hint="eastAsia"/>
                <w:sz w:val="21"/>
              </w:rPr>
              <w:t>小四Times New Roman，上标；</w:t>
            </w:r>
          </w:p>
          <w:p>
            <w:pPr>
              <w:pStyle w:val="30"/>
              <w:numPr>
                <w:ilvl w:val="0"/>
                <w:numId w:val="12"/>
              </w:numPr>
              <w:spacing w:line="240" w:lineRule="auto"/>
              <w:ind w:left="357" w:hanging="357" w:firstLineChars="0"/>
              <w:rPr>
                <w:sz w:val="21"/>
              </w:rPr>
            </w:pPr>
            <w:r>
              <w:rPr>
                <w:rFonts w:hint="eastAsia"/>
                <w:sz w:val="21"/>
              </w:rPr>
              <w:t>多篇引用采用[</w:t>
            </w:r>
            <w:r>
              <w:rPr>
                <w:sz w:val="21"/>
              </w:rPr>
              <w:t>1,2,…</w:t>
            </w:r>
            <w:r>
              <w:rPr>
                <w:rFonts w:hint="eastAsia"/>
                <w:sz w:val="21"/>
              </w:rPr>
              <w:t>]的格式，序号递增；</w:t>
            </w:r>
          </w:p>
          <w:p>
            <w:pPr>
              <w:pStyle w:val="30"/>
              <w:numPr>
                <w:ilvl w:val="0"/>
                <w:numId w:val="12"/>
              </w:numPr>
              <w:spacing w:line="240" w:lineRule="auto"/>
              <w:ind w:left="357" w:hanging="357" w:firstLineChars="0"/>
              <w:rPr>
                <w:sz w:val="21"/>
              </w:rPr>
            </w:pPr>
            <w:r>
              <w:rPr>
                <w:rFonts w:hint="eastAsia"/>
                <w:sz w:val="21"/>
              </w:rPr>
              <w:t>直接说明应与正文对齐，如文献[</w:t>
            </w:r>
            <w:r>
              <w:rPr>
                <w:sz w:val="21"/>
              </w:rPr>
              <w:t>8,10-12</w:t>
            </w:r>
            <w:r>
              <w:rPr>
                <w:rFonts w:hint="eastAsia"/>
                <w:sz w:val="21"/>
              </w:rPr>
              <w:t>]</w:t>
            </w:r>
          </w:p>
        </w:tc>
        <w:tc>
          <w:tcPr>
            <w:tcW w:w="2267" w:type="dxa"/>
            <w:tcBorders>
              <w:bottom w:val="single" w:color="auto" w:sz="4" w:space="0"/>
            </w:tcBorders>
          </w:tcPr>
          <w:p>
            <w:pPr>
              <w:spacing w:line="240" w:lineRule="auto"/>
              <w:rPr>
                <w:sz w:val="21"/>
              </w:rPr>
            </w:pPr>
          </w:p>
        </w:tc>
      </w:tr>
    </w:tbl>
    <w:p>
      <w:pPr>
        <w:rPr>
          <w:del w:id="73" w:author="Li Jinjie" w:date="2023-05-06T17:33:00Z"/>
        </w:rPr>
      </w:pPr>
    </w:p>
    <w:p>
      <w:pPr>
        <w:rPr>
          <w:ins w:id="74" w:author="Li Jinjie" w:date="2023-05-06T17:33:00Z"/>
        </w:rPr>
      </w:pPr>
    </w:p>
    <w:bookmarkEnd w:id="29"/>
    <w:p>
      <w:pPr>
        <w:pStyle w:val="37"/>
        <w:spacing w:before="163" w:after="163"/>
        <w:rPr>
          <w:rFonts w:ascii="Times New Roman" w:hAnsi="Times New Roman" w:cs="Times New Roman"/>
        </w:rPr>
      </w:pPr>
      <w:bookmarkStart w:id="34" w:name="_Toc85060911"/>
      <w:r>
        <w:rPr>
          <w:rFonts w:hint="eastAsia" w:ascii="Times New Roman" w:hAnsi="Times New Roman" w:cs="Times New Roman"/>
        </w:rPr>
        <w:t>硕博士内容调整</w:t>
      </w:r>
      <w:bookmarkEnd w:id="34"/>
    </w:p>
    <w:p>
      <w:pPr>
        <w:ind w:firstLine="480" w:firstLineChars="200"/>
      </w:pPr>
      <w:r>
        <w:rPr>
          <w:rFonts w:hint="eastAsia"/>
        </w:rPr>
        <w:t>本模板仅使用理工类博士、硕士及专业硕士论文。博士学位论文及硕士/专业硕士学位论文存在部分调整，使用时需注意：</w:t>
      </w:r>
    </w:p>
    <w:p>
      <w:pPr>
        <w:pStyle w:val="30"/>
        <w:numPr>
          <w:ilvl w:val="0"/>
          <w:numId w:val="13"/>
        </w:numPr>
        <w:ind w:firstLineChars="0"/>
      </w:pPr>
      <w:r>
        <w:rPr>
          <w:rFonts w:hint="eastAsia"/>
          <w:b/>
        </w:rPr>
        <w:t>封面（中、英文）</w:t>
      </w:r>
      <w:r>
        <w:rPr>
          <w:rFonts w:hint="eastAsia"/>
        </w:rPr>
        <w:t>：学术博士为“</w:t>
      </w:r>
      <w:r>
        <w:rPr>
          <w:rFonts w:hint="eastAsia"/>
          <w:b/>
        </w:rPr>
        <w:t>博士</w:t>
      </w:r>
      <w:r>
        <w:rPr>
          <w:rFonts w:hint="eastAsia"/>
        </w:rPr>
        <w:t>学位论文/</w:t>
      </w:r>
      <w:r>
        <w:rPr>
          <w:rFonts w:eastAsia="黑体" w:cs="Times New Roman"/>
          <w:sz w:val="28"/>
          <w:szCs w:val="28"/>
        </w:rPr>
        <w:t xml:space="preserve">A Dissertation Submitted for the Degree of </w:t>
      </w:r>
      <w:r>
        <w:rPr>
          <w:rFonts w:eastAsia="黑体" w:cs="Times New Roman"/>
          <w:b/>
          <w:sz w:val="28"/>
          <w:szCs w:val="28"/>
        </w:rPr>
        <w:t>Doctor of Philosophy</w:t>
      </w:r>
      <w:r>
        <w:rPr>
          <w:rFonts w:hint="eastAsia"/>
        </w:rPr>
        <w:t>”，专业博士为“</w:t>
      </w:r>
      <w:r>
        <w:rPr>
          <w:rFonts w:hint="eastAsia"/>
          <w:b/>
          <w:bCs/>
        </w:rPr>
        <w:t>专业</w:t>
      </w:r>
      <w:r>
        <w:rPr>
          <w:rFonts w:hint="eastAsia"/>
          <w:b/>
        </w:rPr>
        <w:t>博士</w:t>
      </w:r>
      <w:r>
        <w:rPr>
          <w:rFonts w:hint="eastAsia"/>
        </w:rPr>
        <w:t>学位论文/</w:t>
      </w:r>
      <w:r>
        <w:rPr>
          <w:rFonts w:eastAsia="黑体" w:cs="Times New Roman"/>
          <w:sz w:val="28"/>
          <w:szCs w:val="28"/>
        </w:rPr>
        <w:t xml:space="preserve">A Dissertation Submitted for the Degree of </w:t>
      </w:r>
      <w:r>
        <w:rPr>
          <w:rFonts w:eastAsia="黑体" w:cs="Times New Roman"/>
          <w:b/>
          <w:sz w:val="28"/>
          <w:szCs w:val="28"/>
        </w:rPr>
        <w:t>Doctor of Philosophy</w:t>
      </w:r>
      <w:r>
        <w:rPr>
          <w:rFonts w:hint="eastAsia"/>
        </w:rPr>
        <w:t>”，学术硕士为“</w:t>
      </w:r>
      <w:r>
        <w:rPr>
          <w:rFonts w:hint="eastAsia"/>
          <w:b/>
        </w:rPr>
        <w:t>硕士</w:t>
      </w:r>
      <w:r>
        <w:rPr>
          <w:rFonts w:hint="eastAsia"/>
        </w:rPr>
        <w:t>学位论文/</w:t>
      </w:r>
      <w:r>
        <w:rPr>
          <w:rFonts w:eastAsia="黑体" w:cs="Times New Roman"/>
          <w:sz w:val="28"/>
          <w:szCs w:val="28"/>
        </w:rPr>
        <w:t xml:space="preserve">A Dissertation Submitted for the Degree of </w:t>
      </w:r>
      <w:r>
        <w:rPr>
          <w:rFonts w:eastAsia="黑体" w:cs="Times New Roman"/>
          <w:b/>
          <w:sz w:val="28"/>
          <w:szCs w:val="28"/>
        </w:rPr>
        <w:t>Master</w:t>
      </w:r>
      <w:r>
        <w:rPr>
          <w:rFonts w:hint="eastAsia"/>
        </w:rPr>
        <w:t>”，专业硕士为“</w:t>
      </w:r>
      <w:r>
        <w:rPr>
          <w:rFonts w:hint="eastAsia"/>
          <w:b/>
        </w:rPr>
        <w:t>专业硕士</w:t>
      </w:r>
      <w:r>
        <w:rPr>
          <w:rFonts w:hint="eastAsia"/>
        </w:rPr>
        <w:t>学位论文/</w:t>
      </w:r>
      <w:r>
        <w:rPr>
          <w:rFonts w:eastAsia="黑体" w:cs="Times New Roman"/>
          <w:sz w:val="28"/>
          <w:szCs w:val="28"/>
        </w:rPr>
        <w:t xml:space="preserve">A Dissertation Submitted for the Degree of </w:t>
      </w:r>
      <w:r>
        <w:rPr>
          <w:rFonts w:eastAsia="黑体" w:cs="Times New Roman"/>
          <w:b/>
          <w:sz w:val="28"/>
          <w:szCs w:val="28"/>
        </w:rPr>
        <w:t>Master</w:t>
      </w:r>
      <w:r>
        <w:rPr>
          <w:rFonts w:hint="eastAsia"/>
        </w:rPr>
        <w:t>”；</w:t>
      </w:r>
    </w:p>
    <w:p>
      <w:pPr>
        <w:pStyle w:val="30"/>
        <w:numPr>
          <w:ilvl w:val="0"/>
          <w:numId w:val="13"/>
        </w:numPr>
        <w:ind w:firstLineChars="0"/>
      </w:pPr>
      <w:r>
        <w:rPr>
          <w:rFonts w:hint="eastAsia"/>
          <w:b/>
        </w:rPr>
        <w:t>题名页</w:t>
      </w:r>
      <w:r>
        <w:rPr>
          <w:rFonts w:hint="eastAsia"/>
        </w:rPr>
        <w:t>：博士/专业博士为“</w:t>
      </w:r>
      <w:r>
        <w:rPr>
          <w:rFonts w:hint="eastAsia"/>
          <w:b/>
        </w:rPr>
        <w:t>博士</w:t>
      </w:r>
      <w:r>
        <w:rPr>
          <w:rFonts w:hint="eastAsia"/>
        </w:rPr>
        <w:t>学位论文”，硕士/专业硕士为“</w:t>
      </w:r>
      <w:r>
        <w:rPr>
          <w:rFonts w:hint="eastAsia"/>
          <w:b/>
        </w:rPr>
        <w:t>硕士</w:t>
      </w:r>
      <w:r>
        <w:rPr>
          <w:rFonts w:hint="eastAsia"/>
        </w:rPr>
        <w:t>学位论文”；</w:t>
      </w:r>
    </w:p>
    <w:p>
      <w:pPr>
        <w:pStyle w:val="30"/>
        <w:numPr>
          <w:ilvl w:val="0"/>
          <w:numId w:val="13"/>
        </w:numPr>
        <w:ind w:firstLineChars="0"/>
      </w:pPr>
      <w:r>
        <w:rPr>
          <w:b/>
        </w:rPr>
        <w:t>页眉</w:t>
      </w:r>
      <w:r>
        <w:t>：</w:t>
      </w:r>
      <w:r>
        <w:rPr>
          <w:rFonts w:hint="eastAsia"/>
        </w:rPr>
        <w:t>博士/专业博士为“北京航空航天大学</w:t>
      </w:r>
      <w:r>
        <w:rPr>
          <w:rFonts w:hint="eastAsia"/>
          <w:b/>
        </w:rPr>
        <w:t>博士</w:t>
      </w:r>
      <w:r>
        <w:rPr>
          <w:rFonts w:hint="eastAsia"/>
        </w:rPr>
        <w:t>学位论文”，硕士/专业硕士为“北京航空航天大学</w:t>
      </w:r>
      <w:r>
        <w:rPr>
          <w:rFonts w:hint="eastAsia"/>
          <w:b/>
        </w:rPr>
        <w:t>硕士</w:t>
      </w:r>
      <w:r>
        <w:rPr>
          <w:rFonts w:hint="eastAsia"/>
        </w:rPr>
        <w:t>学位论文”；</w:t>
      </w:r>
    </w:p>
    <w:p>
      <w:pPr>
        <w:pStyle w:val="30"/>
        <w:numPr>
          <w:ilvl w:val="0"/>
          <w:numId w:val="13"/>
        </w:numPr>
        <w:ind w:firstLineChars="0"/>
      </w:pPr>
      <w:r>
        <w:rPr>
          <w:b/>
        </w:rPr>
        <w:t>取得成果章节</w:t>
      </w:r>
      <w:r>
        <w:t>：</w:t>
      </w:r>
      <w:r>
        <w:rPr>
          <w:rFonts w:hint="eastAsia"/>
        </w:rPr>
        <w:t>博士/专业博士为“攻读</w:t>
      </w:r>
      <w:r>
        <w:rPr>
          <w:rFonts w:hint="eastAsia"/>
          <w:b/>
        </w:rPr>
        <w:t>博士</w:t>
      </w:r>
      <w:r>
        <w:rPr>
          <w:rFonts w:hint="eastAsia"/>
        </w:rPr>
        <w:t>学位期间取得的</w:t>
      </w:r>
      <w:r>
        <w:rPr>
          <w:rFonts w:hint="eastAsia"/>
          <w:b/>
        </w:rPr>
        <w:t>研究</w:t>
      </w:r>
      <w:r>
        <w:rPr>
          <w:rFonts w:hint="eastAsia"/>
        </w:rPr>
        <w:t>成果”，硕士/专业硕士为“攻读</w:t>
      </w:r>
      <w:r>
        <w:rPr>
          <w:rFonts w:hint="eastAsia"/>
          <w:b/>
        </w:rPr>
        <w:t>硕士</w:t>
      </w:r>
      <w:r>
        <w:rPr>
          <w:rFonts w:hint="eastAsia"/>
        </w:rPr>
        <w:t>学位期间取得的</w:t>
      </w:r>
      <w:r>
        <w:rPr>
          <w:rFonts w:hint="eastAsia"/>
          <w:b/>
        </w:rPr>
        <w:t>学术</w:t>
      </w:r>
      <w:r>
        <w:rPr>
          <w:rFonts w:hint="eastAsia"/>
        </w:rPr>
        <w:t>成果”；</w:t>
      </w:r>
    </w:p>
    <w:p>
      <w:pPr>
        <w:pStyle w:val="30"/>
        <w:numPr>
          <w:ilvl w:val="0"/>
          <w:numId w:val="13"/>
        </w:numPr>
        <w:ind w:firstLineChars="0"/>
      </w:pPr>
      <w:r>
        <w:rPr>
          <w:b/>
        </w:rPr>
        <w:t>作者介绍章节</w:t>
      </w:r>
      <w:r>
        <w:t>：</w:t>
      </w:r>
      <w:r>
        <w:rPr>
          <w:rFonts w:hint="eastAsia"/>
        </w:rPr>
        <w:t>博士学位论文应该提供作者简介，硕士学位论文无此项。</w:t>
      </w:r>
    </w:p>
    <w:p/>
    <w:p/>
    <w:p>
      <w:pPr>
        <w:pStyle w:val="37"/>
        <w:spacing w:before="163" w:after="163"/>
        <w:rPr>
          <w:rFonts w:ascii="Times New Roman" w:hAnsi="Times New Roman" w:cs="Times New Roman"/>
        </w:rPr>
      </w:pPr>
      <w:bookmarkStart w:id="35" w:name="_Toc85060912"/>
      <w:bookmarkStart w:id="36" w:name="OLE_LINK36"/>
      <w:bookmarkStart w:id="37" w:name="OLE_LINK35"/>
      <w:r>
        <w:rPr>
          <w:rFonts w:hint="eastAsia" w:ascii="Times New Roman" w:hAnsi="Times New Roman" w:cs="Times New Roman"/>
        </w:rPr>
        <w:t>本模板说明</w:t>
      </w:r>
      <w:bookmarkEnd w:id="35"/>
    </w:p>
    <w:p>
      <w:pPr>
        <w:ind w:firstLine="480" w:firstLineChars="200"/>
        <w:rPr>
          <w:rFonts w:cs="Times New Roman"/>
        </w:rPr>
      </w:pPr>
      <w:r>
        <w:rPr>
          <w:rFonts w:hint="eastAsia" w:cs="Times New Roman"/>
        </w:rPr>
        <w:t>本模板当前边距为内侧3厘米，外侧2里面，采用对称页边距（适用与双面打印）。封面、题名页、声明页采用分节进行分页以方便双面打印时单独成页（后面自动插入一张空白页）；正文之前采用分节进行分页以实现前序内容（摘要、目录、图目录、标目录、缩略语表）采用罗马数字编页码；结论之前采用分节进行分页以方便总结章及其之后的章（无章号）的页眉实现。</w:t>
      </w:r>
    </w:p>
    <w:p>
      <w:pPr>
        <w:ind w:firstLine="480" w:firstLineChars="200"/>
        <w:rPr>
          <w:rFonts w:cs="Times New Roman"/>
        </w:rPr>
      </w:pPr>
      <w:r>
        <w:rPr>
          <w:rFonts w:hint="eastAsia" w:cs="Times New Roman"/>
        </w:rPr>
        <w:t>本模板提供章（</w:t>
      </w:r>
      <w:r>
        <w:rPr>
          <w:rFonts w:cs="Times New Roman"/>
          <w:i/>
        </w:rPr>
        <w:t>phd_chapter</w:t>
      </w:r>
      <w:r>
        <w:rPr>
          <w:rFonts w:hint="eastAsia" w:cs="Times New Roman"/>
        </w:rPr>
        <w:t>）、节（</w:t>
      </w:r>
      <w:r>
        <w:rPr>
          <w:rFonts w:cs="Times New Roman"/>
          <w:i/>
        </w:rPr>
        <w:t>phd_section</w:t>
      </w:r>
      <w:r>
        <w:rPr>
          <w:rFonts w:hint="eastAsia" w:cs="Times New Roman"/>
        </w:rPr>
        <w:t>）、条（</w:t>
      </w:r>
      <w:r>
        <w:rPr>
          <w:rFonts w:cs="Times New Roman"/>
          <w:i/>
        </w:rPr>
        <w:t>phd_subsection</w:t>
      </w:r>
      <w:r>
        <w:rPr>
          <w:rFonts w:hint="eastAsia" w:cs="Times New Roman"/>
        </w:rPr>
        <w:t>）、图注（</w:t>
      </w:r>
      <w:r>
        <w:rPr>
          <w:rFonts w:cs="Times New Roman"/>
          <w:i/>
          <w:color w:val="FFC000"/>
        </w:rPr>
        <w:t>phd_notePic</w:t>
      </w:r>
      <w:r>
        <w:rPr>
          <w:rFonts w:hint="eastAsia" w:cs="Times New Roman"/>
        </w:rPr>
        <w:t>）、表注（</w:t>
      </w:r>
      <w:r>
        <w:rPr>
          <w:rFonts w:cs="Times New Roman"/>
          <w:i/>
          <w:color w:val="00B0F0"/>
        </w:rPr>
        <w:t>phd_noteTab</w:t>
      </w:r>
      <w:r>
        <w:rPr>
          <w:rFonts w:hint="eastAsia" w:cs="Times New Roman"/>
        </w:rPr>
        <w:t>）、参考文献（</w:t>
      </w:r>
      <w:r>
        <w:rPr>
          <w:rFonts w:cs="Times New Roman"/>
          <w:i/>
          <w:color w:val="7030A0"/>
        </w:rPr>
        <w:t>phd_refence</w:t>
      </w:r>
      <w:r>
        <w:rPr>
          <w:rFonts w:hint="eastAsia" w:cs="Times New Roman"/>
        </w:rPr>
        <w:t>）、参考引用（</w:t>
      </w:r>
      <w:r>
        <w:rPr>
          <w:rFonts w:cs="Times New Roman"/>
          <w:i/>
          <w:color w:val="FF0000"/>
        </w:rPr>
        <w:t>phd_cite</w:t>
      </w:r>
      <w:r>
        <w:rPr>
          <w:rFonts w:hint="eastAsia" w:cs="Times New Roman"/>
        </w:rPr>
        <w:t>）和正文等样式。其中章（</w:t>
      </w:r>
      <w:r>
        <w:rPr>
          <w:rFonts w:cs="Times New Roman"/>
          <w:i/>
        </w:rPr>
        <w:t>phd_chapter</w:t>
      </w:r>
      <w:r>
        <w:rPr>
          <w:rFonts w:hint="eastAsia" w:cs="Times New Roman"/>
        </w:rPr>
        <w:t>）为一级标题，节（</w:t>
      </w:r>
      <w:r>
        <w:rPr>
          <w:rFonts w:cs="Times New Roman"/>
          <w:i/>
        </w:rPr>
        <w:t>phd_section</w:t>
      </w:r>
      <w:r>
        <w:rPr>
          <w:rFonts w:hint="eastAsia" w:cs="Times New Roman"/>
        </w:rPr>
        <w:t>）为二级标题，条（</w:t>
      </w:r>
      <w:r>
        <w:rPr>
          <w:rFonts w:cs="Times New Roman"/>
          <w:i/>
        </w:rPr>
        <w:t>phd_subsection</w:t>
      </w:r>
      <w:r>
        <w:rPr>
          <w:rFonts w:hint="eastAsia" w:cs="Times New Roman"/>
        </w:rPr>
        <w:t>）为三级标题，注（</w:t>
      </w:r>
      <w:r>
        <w:rPr>
          <w:rFonts w:cs="Times New Roman"/>
          <w:i/>
          <w:color w:val="FFC000"/>
        </w:rPr>
        <w:t>phd_notePic</w:t>
      </w:r>
      <w:r>
        <w:rPr>
          <w:rFonts w:hint="eastAsia" w:cs="Times New Roman"/>
        </w:rPr>
        <w:t>）、表注（</w:t>
      </w:r>
      <w:r>
        <w:rPr>
          <w:rFonts w:cs="Times New Roman"/>
          <w:i/>
          <w:color w:val="00B0F0"/>
        </w:rPr>
        <w:t>phd_noteTab</w:t>
      </w:r>
      <w:r>
        <w:rPr>
          <w:rFonts w:hint="eastAsia" w:cs="Times New Roman"/>
        </w:rPr>
        <w:t>）、参考文献（</w:t>
      </w:r>
      <w:r>
        <w:rPr>
          <w:rFonts w:cs="Times New Roman"/>
          <w:i/>
          <w:color w:val="7030A0"/>
        </w:rPr>
        <w:t>phd_refence</w:t>
      </w:r>
      <w:r>
        <w:rPr>
          <w:rFonts w:hint="eastAsia" w:cs="Times New Roman"/>
        </w:rPr>
        <w:t>）、参考引用（</w:t>
      </w:r>
      <w:r>
        <w:rPr>
          <w:rFonts w:cs="Times New Roman"/>
          <w:i/>
          <w:color w:val="FF0000"/>
        </w:rPr>
        <w:t>phd_cite</w:t>
      </w:r>
      <w:r>
        <w:rPr>
          <w:rFonts w:hint="eastAsia" w:cs="Times New Roman"/>
        </w:rPr>
        <w:t>）等样式均为正文级别。图注、表注、参考文献、参考引用设置为彩色以方便修改（本模板未实现图表及引用的自动交叉引用，公式可以通过MathType实现，需经常调整文中图表及引用的标号，加上颜色好找一些），后续定稿可全选文档设置为黑色（除非你额外有用到彩色字体），或直接修改样式的颜色。</w:t>
      </w:r>
    </w:p>
    <w:p>
      <w:pPr>
        <w:ind w:firstLine="480" w:firstLineChars="200"/>
        <w:rPr>
          <w:rFonts w:cs="Times New Roman"/>
        </w:rPr>
      </w:pPr>
      <w:r>
        <w:rPr>
          <w:rFonts w:hint="eastAsia" w:cs="Times New Roman"/>
        </w:rPr>
        <w:t>摘要、目录、图目录、标目录、缩略语表等章节未编入目录，若需要，请将摘要、目录、图目录、标目录、缩略语表（根据需要）的标题设置成章标题（</w:t>
      </w:r>
      <w:r>
        <w:rPr>
          <w:rFonts w:cs="Times New Roman"/>
          <w:i/>
        </w:rPr>
        <w:t>phd_chapter</w:t>
      </w:r>
      <w:r>
        <w:rPr>
          <w:rFonts w:hint="eastAsia" w:cs="Times New Roman"/>
        </w:rPr>
        <w:t>）。</w:t>
      </w:r>
    </w:p>
    <w:p>
      <w:pPr>
        <w:pStyle w:val="37"/>
        <w:spacing w:before="163" w:after="163"/>
        <w:rPr>
          <w:rFonts w:ascii="Times New Roman" w:hAnsi="Times New Roman" w:cs="Times New Roman"/>
        </w:rPr>
      </w:pPr>
      <w:bookmarkStart w:id="38" w:name="_Toc85060913"/>
      <w:r>
        <w:rPr>
          <w:rFonts w:hint="eastAsia" w:ascii="Times New Roman" w:hAnsi="Times New Roman" w:cs="Times New Roman"/>
        </w:rPr>
        <w:t>最后说明</w:t>
      </w:r>
      <w:bookmarkEnd w:id="38"/>
    </w:p>
    <w:p>
      <w:pPr>
        <w:ind w:firstLine="480" w:firstLineChars="200"/>
        <w:rPr>
          <w:rFonts w:cs="Times New Roman"/>
        </w:rPr>
      </w:pPr>
      <w:r>
        <w:rPr>
          <w:rFonts w:hint="eastAsia" w:cs="Times New Roman"/>
        </w:rPr>
        <w:t>任何建议和问题，请联系下述邮箱</w:t>
      </w:r>
      <w:r>
        <w:rPr>
          <w:rFonts w:cs="Times New Roman"/>
        </w:rPr>
        <w:t>，</w:t>
      </w:r>
      <w:r>
        <w:rPr>
          <w:rFonts w:hint="eastAsia" w:cs="Times New Roman"/>
        </w:rPr>
        <w:t>或在GitHub上进行留言：</w:t>
      </w:r>
    </w:p>
    <w:p>
      <w:pPr>
        <w:ind w:firstLine="480" w:firstLineChars="200"/>
        <w:rPr>
          <w:rFonts w:cs="Times New Roman"/>
        </w:rPr>
      </w:pPr>
      <w:r>
        <w:rPr>
          <w:rFonts w:hint="eastAsia" w:cs="Times New Roman"/>
        </w:rPr>
        <w:t>E-mail：</w:t>
      </w:r>
      <w:r>
        <w:fldChar w:fldCharType="begin"/>
      </w:r>
      <w:r>
        <w:instrText xml:space="preserve"> HYPERLINK "mailto:weiqm@buaa.edu.cn" </w:instrText>
      </w:r>
      <w:r>
        <w:fldChar w:fldCharType="separate"/>
      </w:r>
      <w:r>
        <w:rPr>
          <w:rStyle w:val="26"/>
          <w:rFonts w:hint="eastAsia" w:cs="Times New Roman"/>
        </w:rPr>
        <w:t>weiqm@buaa.edu.cn</w:t>
      </w:r>
      <w:r>
        <w:rPr>
          <w:rStyle w:val="26"/>
          <w:rFonts w:cs="Times New Roman"/>
        </w:rPr>
        <w:fldChar w:fldCharType="end"/>
      </w:r>
    </w:p>
    <w:p>
      <w:pPr>
        <w:ind w:firstLine="480" w:firstLineChars="200"/>
        <w:rPr>
          <w:rFonts w:cs="Times New Roman"/>
        </w:rPr>
      </w:pPr>
      <w:r>
        <w:rPr>
          <w:rFonts w:cs="Times New Roman"/>
        </w:rPr>
        <w:t>GitHub：</w:t>
      </w:r>
      <w:r>
        <w:fldChar w:fldCharType="begin"/>
      </w:r>
      <w:r>
        <w:instrText xml:space="preserve"> HYPERLINK "https://github.com/WBigNose/BUAAThesis" </w:instrText>
      </w:r>
      <w:r>
        <w:fldChar w:fldCharType="separate"/>
      </w:r>
      <w:r>
        <w:rPr>
          <w:rStyle w:val="26"/>
          <w:rFonts w:cs="Times New Roman"/>
        </w:rPr>
        <w:t>https://github.com/WBigNose/BUAAThesis</w:t>
      </w:r>
      <w:r>
        <w:rPr>
          <w:rStyle w:val="26"/>
          <w:rFonts w:cs="Times New Roman"/>
        </w:rPr>
        <w:fldChar w:fldCharType="end"/>
      </w:r>
    </w:p>
    <w:p>
      <w:pPr>
        <w:ind w:firstLine="480" w:firstLineChars="200"/>
        <w:rPr>
          <w:rFonts w:cs="Times New Roman"/>
        </w:rPr>
      </w:pPr>
    </w:p>
    <w:p>
      <w:pPr>
        <w:ind w:firstLine="480" w:firstLineChars="200"/>
        <w:rPr>
          <w:rFonts w:cs="Times New Roman"/>
        </w:rPr>
      </w:pPr>
      <w:r>
        <w:rPr>
          <w:rFonts w:hint="eastAsia" w:cs="Times New Roman"/>
        </w:rPr>
        <w:t>接下来的章节为学位论文的常规章节，你可以将前一至六章（本章）删除，从之后的章节开始正式开始你的学位论文写作。</w:t>
      </w:r>
    </w:p>
    <w:p>
      <w:pPr>
        <w:ind w:firstLine="480" w:firstLineChars="200"/>
        <w:rPr>
          <w:rFonts w:cs="Times New Roman"/>
        </w:rPr>
      </w:pPr>
      <w:r>
        <w:rPr>
          <w:rFonts w:hint="eastAsia" w:cs="Times New Roman"/>
        </w:rPr>
        <w:t>祝论文写作顺利！</w:t>
      </w:r>
    </w:p>
    <w:p>
      <w:pPr>
        <w:pStyle w:val="37"/>
        <w:spacing w:before="163" w:after="163"/>
        <w:rPr>
          <w:rFonts w:ascii="Times New Roman" w:hAnsi="Times New Roman" w:cs="Times New Roman"/>
        </w:rPr>
      </w:pPr>
      <w:bookmarkStart w:id="39" w:name="_Toc85060914"/>
      <w:r>
        <w:rPr>
          <w:rFonts w:hint="eastAsia" w:ascii="Times New Roman" w:hAnsi="Times New Roman" w:cs="Times New Roman"/>
        </w:rPr>
        <w:t>绪论</w:t>
      </w:r>
      <w:bookmarkEnd w:id="39"/>
    </w:p>
    <w:p>
      <w:pPr>
        <w:ind w:firstLine="480" w:firstLineChars="200"/>
      </w:pPr>
      <w:r>
        <w:rPr>
          <w:rFonts w:hint="eastAsia"/>
        </w:rPr>
        <w:t>绪论的内容应简要说明研究工作的目的、范围、相关邻域的前人工作和知识空白、理论基础、研究设想、研究方法和实验设计、预期结果和意义。应言简意赅，不要与摘要雷同，不要写成摘要的注释。一般教科书中的知识，在绪论中不要赘述。</w:t>
      </w:r>
    </w:p>
    <w:p>
      <w:pPr>
        <w:ind w:firstLine="480" w:firstLineChars="200"/>
      </w:pPr>
      <w:r>
        <w:rPr>
          <w:rFonts w:hint="eastAsia"/>
        </w:rPr>
        <w:t>有关历史回顾和前人工作的综述分析，以及理论分析等，可以单独成章，用足够的文字叙述。博士学位论文绪论一般不少于0.8万字，硕士学位论文绪论一般不少于0.5万字。</w:t>
      </w:r>
    </w:p>
    <w:p/>
    <w:p>
      <w:pPr>
        <w:ind w:firstLine="480" w:firstLineChars="200"/>
        <w:rPr>
          <w:i/>
        </w:rPr>
      </w:pPr>
      <w:r>
        <w:rPr>
          <w:rFonts w:hint="eastAsia"/>
          <w:i/>
        </w:rPr>
        <w:t>嗯，你的论文从这里开始。</w:t>
      </w:r>
    </w:p>
    <w:p/>
    <w:p/>
    <w:p>
      <w:pPr>
        <w:pStyle w:val="37"/>
        <w:spacing w:before="163" w:after="163"/>
        <w:rPr>
          <w:rFonts w:ascii="Times New Roman" w:hAnsi="Times New Roman" w:cs="Times New Roman"/>
        </w:rPr>
      </w:pPr>
      <w:bookmarkStart w:id="40" w:name="_Toc85060915"/>
      <w:r>
        <w:rPr>
          <w:rFonts w:hint="eastAsia" w:ascii="Times New Roman" w:hAnsi="Times New Roman" w:cs="Times New Roman"/>
        </w:rPr>
        <w:t>正文第一章</w:t>
      </w:r>
      <w:bookmarkEnd w:id="40"/>
    </w:p>
    <w:p>
      <w:pPr>
        <w:ind w:firstLine="480" w:firstLineChars="200"/>
        <w:rPr>
          <w:rFonts w:cs="Times New Roman"/>
        </w:rPr>
      </w:pPr>
      <w:r>
        <w:rPr>
          <w:rFonts w:hint="eastAsia" w:cs="Times New Roman"/>
        </w:rPr>
        <w:t>博士学位论文一般为6~10万字，硕士学位论文一般为3~5万字。</w:t>
      </w:r>
    </w:p>
    <w:p>
      <w:pPr>
        <w:rPr>
          <w:rFonts w:cs="Times New Roman"/>
        </w:rPr>
      </w:pPr>
    </w:p>
    <w:p>
      <w:pPr>
        <w:ind w:firstLine="480" w:firstLineChars="200"/>
        <w:rPr>
          <w:rFonts w:cs="Times New Roman"/>
          <w:i/>
        </w:rPr>
      </w:pPr>
      <w:r>
        <w:rPr>
          <w:rFonts w:hint="eastAsia" w:cs="Times New Roman"/>
          <w:i/>
        </w:rPr>
        <w:t>嗯，开始写正文了。</w:t>
      </w:r>
    </w:p>
    <w:p>
      <w:pPr>
        <w:rPr>
          <w:rFonts w:cs="Times New Roman"/>
        </w:rPr>
      </w:pPr>
    </w:p>
    <w:p>
      <w:pPr>
        <w:rPr>
          <w:rFonts w:cs="Times New Roman"/>
        </w:rPr>
      </w:pPr>
    </w:p>
    <w:p>
      <w:pPr>
        <w:pStyle w:val="37"/>
        <w:spacing w:before="163" w:after="163"/>
        <w:rPr>
          <w:rFonts w:ascii="Times New Roman" w:hAnsi="Times New Roman" w:cs="Times New Roman"/>
        </w:rPr>
      </w:pPr>
      <w:bookmarkStart w:id="41" w:name="_Toc85060916"/>
      <w:r>
        <w:rPr>
          <w:rFonts w:hint="eastAsia" w:ascii="Times New Roman" w:hAnsi="Times New Roman" w:cs="Times New Roman"/>
        </w:rPr>
        <w:t>正文第二章</w:t>
      </w:r>
      <w:bookmarkEnd w:id="41"/>
    </w:p>
    <w:p>
      <w:pPr>
        <w:ind w:firstLine="480" w:firstLineChars="200"/>
        <w:rPr>
          <w:rFonts w:cs="Times New Roman"/>
        </w:rPr>
      </w:pPr>
      <w:r>
        <w:rPr>
          <w:rFonts w:hint="eastAsia" w:cs="Times New Roman"/>
        </w:rPr>
        <w:t>以下进行插图示例：</w:t>
      </w:r>
    </w:p>
    <w:p>
      <w:pPr>
        <w:keepNext/>
        <w:jc w:val="center"/>
      </w:pPr>
      <w:r>
        <w:rPr>
          <w:rFonts w:cs="Times New Roman"/>
        </w:rPr>
        <w:drawing>
          <wp:inline distT="0" distB="0" distL="0" distR="0">
            <wp:extent cx="2261870" cy="2390140"/>
            <wp:effectExtent l="0" t="0" r="508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2261870" cy="2390140"/>
                    </a:xfrm>
                    <a:prstGeom prst="rect">
                      <a:avLst/>
                    </a:prstGeom>
                    <a:noFill/>
                  </pic:spPr>
                </pic:pic>
              </a:graphicData>
            </a:graphic>
          </wp:inline>
        </w:drawing>
      </w:r>
    </w:p>
    <w:p>
      <w:pPr>
        <w:pStyle w:val="36"/>
      </w:pPr>
      <w:bookmarkStart w:id="42" w:name="_Toc501222409"/>
      <w:bookmarkStart w:id="43" w:name="_Toc85060973"/>
      <w:r>
        <w:rPr>
          <w:rFonts w:hint="eastAsia"/>
        </w:rPr>
        <w:t>插图示例。</w:t>
      </w:r>
      <w:r>
        <w:t>Album cover of True by Avicii.</w:t>
      </w:r>
      <w:bookmarkEnd w:id="42"/>
      <w:bookmarkEnd w:id="43"/>
    </w:p>
    <w:p>
      <w:pPr>
        <w:ind w:firstLine="480" w:firstLineChars="200"/>
        <w:rPr>
          <w:rFonts w:cs="Times New Roman"/>
          <w:i/>
        </w:rPr>
      </w:pPr>
      <w:r>
        <w:rPr>
          <w:rFonts w:hint="eastAsia" w:cs="Times New Roman"/>
          <w:i/>
        </w:rPr>
        <w:t>嗯，就这样写下去吧。</w:t>
      </w:r>
    </w:p>
    <w:p>
      <w:pPr>
        <w:rPr>
          <w:rFonts w:cs="Times New Roman"/>
        </w:rPr>
      </w:pPr>
    </w:p>
    <w:p>
      <w:pPr>
        <w:rPr>
          <w:rFonts w:cs="Times New Roman"/>
        </w:rPr>
      </w:pPr>
    </w:p>
    <w:p>
      <w:pPr>
        <w:pStyle w:val="37"/>
        <w:spacing w:before="163" w:after="163"/>
        <w:pPrChange w:id="75" w:author="Li Jinjie" w:date="2023-05-06T17:34:00Z">
          <w:pPr/>
        </w:pPrChange>
      </w:pPr>
      <w:ins w:id="76" w:author="Li Jinjie" w:date="2023-05-06T17:34:00Z">
        <w:r>
          <w:rPr>
            <w:rFonts w:hint="eastAsia"/>
          </w:rPr>
          <w:t>问题反馈</w:t>
        </w:r>
      </w:ins>
    </w:p>
    <w:p>
      <w:pPr>
        <w:pStyle w:val="30"/>
        <w:numPr>
          <w:ilvl w:val="0"/>
          <w:numId w:val="14"/>
        </w:numPr>
        <w:ind w:firstLineChars="0"/>
        <w:rPr>
          <w:ins w:id="78" w:author="Li Jinjie" w:date="2023-05-06T17:34:00Z"/>
        </w:rPr>
        <w:pPrChange w:id="77" w:author="Li Jinjie" w:date="2023-05-06T17:42:00Z">
          <w:pPr/>
        </w:pPrChange>
      </w:pPr>
      <w:ins w:id="79" w:author="Li Jinjie" w:date="2023-05-06T17:34:00Z">
        <w:r>
          <w:rPr>
            <w:rFonts w:hint="eastAsia"/>
          </w:rPr>
          <w:t>修复</w:t>
        </w:r>
      </w:ins>
      <w:ins w:id="80" w:author="Li Jinjie" w:date="2023-05-06T17:43:00Z">
        <w:r>
          <w:rPr>
            <w:rFonts w:hint="eastAsia"/>
          </w:rPr>
          <w:t>全部页面的</w:t>
        </w:r>
      </w:ins>
      <w:ins w:id="81" w:author="Li Jinjie" w:date="2023-05-06T17:34:00Z">
        <w:r>
          <w:rPr>
            <w:rFonts w:hint="eastAsia"/>
          </w:rPr>
          <w:t>页边距为2</w:t>
        </w:r>
      </w:ins>
      <w:ins w:id="82" w:author="Li Jinjie" w:date="2023-05-06T17:34:00Z">
        <w:r>
          <w:rPr/>
          <w:t>5</w:t>
        </w:r>
      </w:ins>
      <w:ins w:id="83" w:author="Li Jinjie" w:date="2023-05-06T17:35:00Z">
        <w:r>
          <w:rPr/>
          <w:t>mm</w:t>
        </w:r>
      </w:ins>
      <w:ins w:id="84" w:author="Li Jinjie" w:date="2023-05-06T17:34:00Z">
        <w:r>
          <w:rPr>
            <w:rFonts w:hint="eastAsia"/>
          </w:rPr>
          <w:t>/</w:t>
        </w:r>
      </w:ins>
      <w:ins w:id="85" w:author="Li Jinjie" w:date="2023-05-06T17:34:00Z">
        <w:r>
          <w:rPr/>
          <w:t>25</w:t>
        </w:r>
      </w:ins>
      <w:ins w:id="86" w:author="Li Jinjie" w:date="2023-05-06T17:35:00Z">
        <w:r>
          <w:rPr/>
          <w:t>mm</w:t>
        </w:r>
      </w:ins>
      <w:ins w:id="87" w:author="Li Jinjie" w:date="2023-05-06T17:34:00Z">
        <w:r>
          <w:rPr>
            <w:rFonts w:hint="eastAsia"/>
          </w:rPr>
          <w:t>/</w:t>
        </w:r>
      </w:ins>
      <w:ins w:id="88" w:author="Li Jinjie" w:date="2023-05-06T17:34:00Z">
        <w:r>
          <w:rPr/>
          <w:t>25</w:t>
        </w:r>
      </w:ins>
      <w:ins w:id="89" w:author="Li Jinjie" w:date="2023-05-06T17:35:00Z">
        <w:r>
          <w:rPr/>
          <w:t>mm</w:t>
        </w:r>
      </w:ins>
      <w:ins w:id="90" w:author="Li Jinjie" w:date="2023-05-06T17:34:00Z">
        <w:r>
          <w:rPr>
            <w:rFonts w:hint="eastAsia"/>
          </w:rPr>
          <w:t>/</w:t>
        </w:r>
      </w:ins>
      <w:ins w:id="91" w:author="Li Jinjie" w:date="2023-05-06T17:34:00Z">
        <w:r>
          <w:rPr/>
          <w:t>25</w:t>
        </w:r>
      </w:ins>
      <w:ins w:id="92" w:author="Li Jinjie" w:date="2023-05-06T17:35:00Z">
        <w:r>
          <w:rPr/>
          <w:t>mm</w:t>
        </w:r>
      </w:ins>
    </w:p>
    <w:p>
      <w:pPr>
        <w:rPr>
          <w:ins w:id="93" w:author="Li Jinjie" w:date="2023-05-06T17:34:00Z"/>
        </w:rPr>
      </w:pPr>
    </w:p>
    <w:p>
      <w:pPr>
        <w:pStyle w:val="30"/>
        <w:numPr>
          <w:ilvl w:val="0"/>
          <w:numId w:val="14"/>
        </w:numPr>
        <w:ind w:firstLineChars="0"/>
        <w:rPr>
          <w:ins w:id="95" w:author="Li Jinjie" w:date="2023-05-06T17:34:00Z"/>
        </w:rPr>
        <w:pPrChange w:id="94" w:author="Li Jinjie" w:date="2023-05-06T17:44:00Z">
          <w:pPr/>
        </w:pPrChange>
      </w:pPr>
      <w:ins w:id="96" w:author="Li Jinjie" w:date="2023-05-06T17:34:00Z">
        <w:r>
          <w:rPr>
            <w:rFonts w:hint="eastAsia"/>
          </w:rPr>
          <w:t>当在文中使用交叉引用插入对图或表的引用时，如</w:t>
        </w:r>
      </w:ins>
      <w:ins w:id="97" w:author="Li Jinjie" w:date="2023-05-06T17:34:00Z">
        <w:r>
          <w:rPr/>
          <w:fldChar w:fldCharType="begin"/>
        </w:r>
      </w:ins>
      <w:ins w:id="98" w:author="Li Jinjie" w:date="2023-05-06T17:34:00Z">
        <w:r>
          <w:rPr/>
          <w:instrText xml:space="preserve"> </w:instrText>
        </w:r>
      </w:ins>
      <w:ins w:id="99" w:author="Li Jinjie" w:date="2023-05-06T17:34:00Z">
        <w:r>
          <w:rPr>
            <w:rFonts w:hint="eastAsia"/>
          </w:rPr>
          <w:instrText xml:space="preserve">REF _Ref134286101 \r \h</w:instrText>
        </w:r>
      </w:ins>
      <w:ins w:id="100" w:author="Li Jinjie" w:date="2023-05-06T17:34:00Z">
        <w:r>
          <w:rPr/>
          <w:instrText xml:space="preserve"> </w:instrText>
        </w:r>
      </w:ins>
      <w:ins w:id="101" w:author="Li Jinjie" w:date="2023-05-06T17:34:00Z">
        <w:r>
          <w:rPr/>
          <w:fldChar w:fldCharType="separate"/>
        </w:r>
      </w:ins>
      <w:ins w:id="102" w:author="Li Jinjie" w:date="2023-05-06T18:04:00Z">
        <w:r>
          <w:rPr>
            <w:rFonts w:hint="eastAsia"/>
          </w:rPr>
          <w:t xml:space="preserve">表 3  </w:t>
        </w:r>
      </w:ins>
      <w:ins w:id="103" w:author="Li Jinjie" w:date="2023-05-06T17:34:00Z">
        <w:r>
          <w:rPr/>
          <w:fldChar w:fldCharType="end"/>
        </w:r>
      </w:ins>
      <w:ins w:id="104" w:author="Li Jinjie" w:date="2023-05-06T17:34:00Z">
        <w:r>
          <w:rPr>
            <w:rFonts w:hint="eastAsia"/>
          </w:rPr>
          <w:t>，阿拉伯数字之后的空格无法消除（暂未找到解决方案）。这里建议可以采用题注的方式对图表进行标号，举例如下：</w:t>
        </w:r>
      </w:ins>
    </w:p>
    <w:p>
      <w:pPr>
        <w:pStyle w:val="47"/>
        <w:numPr>
          <w:ilvl w:val="0"/>
          <w:numId w:val="0"/>
        </w:numPr>
        <w:spacing w:before="163"/>
        <w:rPr>
          <w:ins w:id="105" w:author="Li Jinjie" w:date="2023-05-06T17:34:00Z"/>
        </w:rPr>
      </w:pPr>
      <w:ins w:id="106" w:author="Li Jinjie" w:date="2023-05-06T17:34:00Z">
        <w:bookmarkStart w:id="44" w:name="_Ref134286403"/>
        <w:bookmarkStart w:id="45" w:name="_Ref134286400"/>
        <w:r>
          <w:rPr>
            <w:rFonts w:hint="eastAsia"/>
          </w:rPr>
          <w:t xml:space="preserve">表 </w:t>
        </w:r>
      </w:ins>
      <w:ins w:id="107" w:author="Li Jinjie" w:date="2023-05-06T17:34:00Z">
        <w:r>
          <w:rPr/>
          <w:fldChar w:fldCharType="begin"/>
        </w:r>
      </w:ins>
      <w:ins w:id="108" w:author="Li Jinjie" w:date="2023-05-06T17:34:00Z">
        <w:r>
          <w:rPr/>
          <w:instrText xml:space="preserve"> </w:instrText>
        </w:r>
      </w:ins>
      <w:ins w:id="109" w:author="Li Jinjie" w:date="2023-05-06T17:34:00Z">
        <w:r>
          <w:rPr>
            <w:rFonts w:hint="eastAsia"/>
          </w:rPr>
          <w:instrText xml:space="preserve">SEQ 表 \* ARABIC</w:instrText>
        </w:r>
      </w:ins>
      <w:ins w:id="110" w:author="Li Jinjie" w:date="2023-05-06T17:34:00Z">
        <w:r>
          <w:rPr/>
          <w:instrText xml:space="preserve"> </w:instrText>
        </w:r>
      </w:ins>
      <w:ins w:id="111" w:author="Li Jinjie" w:date="2023-05-06T17:34:00Z">
        <w:r>
          <w:rPr/>
          <w:fldChar w:fldCharType="separate"/>
        </w:r>
      </w:ins>
      <w:ins w:id="112" w:author="Li Jinjie" w:date="2023-05-06T18:04:00Z">
        <w:r>
          <w:rPr/>
          <w:t>1</w:t>
        </w:r>
      </w:ins>
      <w:ins w:id="113" w:author="Li Jinjie" w:date="2023-05-06T17:34:00Z">
        <w:r>
          <w:rPr/>
          <w:fldChar w:fldCharType="end"/>
        </w:r>
        <w:bookmarkEnd w:id="44"/>
      </w:ins>
      <w:ins w:id="114" w:author="Li Jinjie" w:date="2023-05-06T17:34:00Z">
        <w:r>
          <w:rPr/>
          <w:t xml:space="preserve">  </w:t>
        </w:r>
      </w:ins>
      <w:ins w:id="115" w:author="Li Jinjie" w:date="2023-05-06T17:34:00Z">
        <w:r>
          <w:rPr>
            <w:rFonts w:hint="eastAsia"/>
          </w:rPr>
          <w:t>题注测试用表格</w:t>
        </w:r>
        <w:bookmarkEnd w:id="45"/>
      </w:ins>
    </w:p>
    <w:tbl>
      <w:tblPr>
        <w:tblStyle w:val="65"/>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60"/>
        <w:gridCol w:w="5244"/>
        <w:gridCol w:w="2267"/>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ins w:id="116" w:author="Li Jinjie" w:date="2023-05-06T17:34:00Z"/>
        </w:trPr>
        <w:tc>
          <w:tcPr>
            <w:tcW w:w="1560" w:type="dxa"/>
            <w:tcBorders>
              <w:bottom w:val="single" w:color="auto" w:sz="6" w:space="0"/>
            </w:tcBorders>
          </w:tcPr>
          <w:p>
            <w:pPr>
              <w:pStyle w:val="63"/>
              <w:ind w:firstLine="0" w:firstLineChars="0"/>
              <w:rPr>
                <w:ins w:id="117" w:author="Li Jinjie" w:date="2023-05-06T17:34:00Z"/>
                <w:b/>
                <w:bCs/>
                <w:sz w:val="21"/>
                <w:szCs w:val="21"/>
              </w:rPr>
            </w:pPr>
            <w:ins w:id="118" w:author="Li Jinjie" w:date="2023-05-06T17:34:00Z">
              <w:r>
                <w:rPr>
                  <w:rFonts w:hint="eastAsia"/>
                  <w:b/>
                  <w:bCs/>
                  <w:sz w:val="21"/>
                  <w:szCs w:val="21"/>
                </w:rPr>
                <w:t>涉及内容</w:t>
              </w:r>
            </w:ins>
          </w:p>
        </w:tc>
        <w:tc>
          <w:tcPr>
            <w:tcW w:w="5244" w:type="dxa"/>
            <w:tcBorders>
              <w:bottom w:val="single" w:color="auto" w:sz="6" w:space="0"/>
            </w:tcBorders>
          </w:tcPr>
          <w:p>
            <w:pPr>
              <w:pStyle w:val="63"/>
              <w:ind w:firstLine="0" w:firstLineChars="0"/>
              <w:rPr>
                <w:ins w:id="119" w:author="Li Jinjie" w:date="2023-05-06T17:34:00Z"/>
                <w:b/>
                <w:bCs/>
                <w:sz w:val="21"/>
                <w:szCs w:val="21"/>
              </w:rPr>
            </w:pPr>
            <w:ins w:id="120" w:author="Li Jinjie" w:date="2023-05-06T17:34:00Z">
              <w:r>
                <w:rPr>
                  <w:rFonts w:hint="eastAsia"/>
                  <w:b/>
                  <w:bCs/>
                  <w:sz w:val="21"/>
                  <w:szCs w:val="21"/>
                </w:rPr>
                <w:t>格式要求</w:t>
              </w:r>
            </w:ins>
          </w:p>
        </w:tc>
        <w:tc>
          <w:tcPr>
            <w:tcW w:w="2267" w:type="dxa"/>
            <w:tcBorders>
              <w:bottom w:val="single" w:color="auto" w:sz="6" w:space="0"/>
            </w:tcBorders>
          </w:tcPr>
          <w:p>
            <w:pPr>
              <w:pStyle w:val="63"/>
              <w:ind w:firstLine="0" w:firstLineChars="0"/>
              <w:rPr>
                <w:ins w:id="121" w:author="Li Jinjie" w:date="2023-05-06T17:34:00Z"/>
                <w:b/>
                <w:bCs/>
                <w:sz w:val="21"/>
                <w:szCs w:val="21"/>
              </w:rPr>
            </w:pPr>
            <w:ins w:id="122" w:author="Li Jinjie" w:date="2023-05-06T17:34:00Z">
              <w:r>
                <w:rPr>
                  <w:rFonts w:hint="eastAsia"/>
                  <w:b/>
                  <w:bCs/>
                  <w:sz w:val="21"/>
                  <w:szCs w:val="21"/>
                </w:rPr>
                <w:t>本模板实现说明</w:t>
              </w:r>
            </w:ins>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ins w:id="123" w:author="Li Jinjie" w:date="2023-05-06T17:34:00Z"/>
        </w:trPr>
        <w:tc>
          <w:tcPr>
            <w:tcW w:w="1560" w:type="dxa"/>
            <w:tcBorders>
              <w:top w:val="single" w:color="auto" w:sz="6" w:space="0"/>
            </w:tcBorders>
          </w:tcPr>
          <w:p>
            <w:pPr>
              <w:pStyle w:val="63"/>
              <w:ind w:firstLine="0" w:firstLineChars="0"/>
              <w:rPr>
                <w:ins w:id="124" w:author="Li Jinjie" w:date="2023-05-06T17:34:00Z"/>
                <w:b/>
                <w:bCs/>
                <w:sz w:val="21"/>
                <w:szCs w:val="21"/>
              </w:rPr>
            </w:pPr>
          </w:p>
        </w:tc>
        <w:tc>
          <w:tcPr>
            <w:tcW w:w="5244" w:type="dxa"/>
            <w:tcBorders>
              <w:top w:val="single" w:color="auto" w:sz="6" w:space="0"/>
            </w:tcBorders>
          </w:tcPr>
          <w:p>
            <w:pPr>
              <w:pStyle w:val="63"/>
              <w:ind w:firstLine="0" w:firstLineChars="0"/>
              <w:rPr>
                <w:ins w:id="125" w:author="Li Jinjie" w:date="2023-05-06T17:34:00Z"/>
                <w:b/>
                <w:bCs/>
                <w:sz w:val="21"/>
                <w:szCs w:val="21"/>
              </w:rPr>
            </w:pPr>
          </w:p>
        </w:tc>
        <w:tc>
          <w:tcPr>
            <w:tcW w:w="2267" w:type="dxa"/>
            <w:tcBorders>
              <w:top w:val="single" w:color="auto" w:sz="6" w:space="0"/>
            </w:tcBorders>
          </w:tcPr>
          <w:p>
            <w:pPr>
              <w:pStyle w:val="63"/>
              <w:ind w:firstLine="0" w:firstLineChars="0"/>
              <w:rPr>
                <w:ins w:id="126" w:author="Li Jinjie" w:date="2023-05-06T17:34:00Z"/>
                <w:b/>
                <w:bCs/>
                <w:sz w:val="21"/>
                <w:szCs w:val="21"/>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ins w:id="127" w:author="Li Jinjie" w:date="2023-05-06T17:34:00Z"/>
        </w:trPr>
        <w:tc>
          <w:tcPr>
            <w:tcW w:w="1560" w:type="dxa"/>
          </w:tcPr>
          <w:p>
            <w:pPr>
              <w:pStyle w:val="63"/>
              <w:ind w:firstLine="0" w:firstLineChars="0"/>
              <w:rPr>
                <w:ins w:id="128" w:author="Li Jinjie" w:date="2023-05-06T17:34:00Z"/>
                <w:b/>
                <w:bCs/>
                <w:sz w:val="21"/>
                <w:szCs w:val="21"/>
              </w:rPr>
            </w:pPr>
          </w:p>
        </w:tc>
        <w:tc>
          <w:tcPr>
            <w:tcW w:w="5244" w:type="dxa"/>
          </w:tcPr>
          <w:p>
            <w:pPr>
              <w:pStyle w:val="63"/>
              <w:ind w:firstLine="0" w:firstLineChars="0"/>
              <w:rPr>
                <w:ins w:id="129" w:author="Li Jinjie" w:date="2023-05-06T17:34:00Z"/>
                <w:b/>
                <w:bCs/>
                <w:sz w:val="21"/>
                <w:szCs w:val="21"/>
              </w:rPr>
            </w:pPr>
          </w:p>
        </w:tc>
        <w:tc>
          <w:tcPr>
            <w:tcW w:w="2267" w:type="dxa"/>
          </w:tcPr>
          <w:p>
            <w:pPr>
              <w:pStyle w:val="63"/>
              <w:ind w:firstLine="0" w:firstLineChars="0"/>
              <w:rPr>
                <w:ins w:id="130" w:author="Li Jinjie" w:date="2023-05-06T17:34:00Z"/>
                <w:b/>
                <w:bCs/>
                <w:sz w:val="21"/>
                <w:szCs w:val="21"/>
              </w:rPr>
            </w:pPr>
          </w:p>
        </w:tc>
      </w:tr>
    </w:tbl>
    <w:p>
      <w:pPr>
        <w:rPr>
          <w:ins w:id="131" w:author="Li Jinjie" w:date="2023-05-06T17:34:00Z"/>
        </w:rPr>
      </w:pPr>
      <w:ins w:id="132" w:author="Li Jinjie" w:date="2023-05-06T17:34:00Z">
        <w:r>
          <w:rPr>
            <w:rFonts w:hint="eastAsia"/>
          </w:rPr>
          <w:t>文中引用</w:t>
        </w:r>
      </w:ins>
      <w:ins w:id="133" w:author="Li Jinjie" w:date="2023-05-06T17:34:00Z">
        <w:r>
          <w:rPr/>
          <w:fldChar w:fldCharType="begin"/>
        </w:r>
      </w:ins>
      <w:ins w:id="134" w:author="Li Jinjie" w:date="2023-05-06T17:34:00Z">
        <w:r>
          <w:rPr/>
          <w:instrText xml:space="preserve"> REF _Ref134286403 \h </w:instrText>
        </w:r>
      </w:ins>
      <w:ins w:id="135" w:author="Li Jinjie" w:date="2023-05-06T17:34:00Z">
        <w:r>
          <w:rPr/>
          <w:fldChar w:fldCharType="separate"/>
        </w:r>
      </w:ins>
      <w:ins w:id="136" w:author="Li Jinjie" w:date="2023-05-06T18:04:00Z">
        <w:r>
          <w:rPr>
            <w:rFonts w:hint="eastAsia"/>
          </w:rPr>
          <w:t xml:space="preserve">表 </w:t>
        </w:r>
      </w:ins>
      <w:ins w:id="137" w:author="Li Jinjie" w:date="2023-05-06T18:04:00Z">
        <w:r>
          <w:rPr/>
          <w:t>1</w:t>
        </w:r>
      </w:ins>
      <w:ins w:id="138" w:author="Li Jinjie" w:date="2023-05-06T17:34:00Z">
        <w:r>
          <w:rPr/>
          <w:fldChar w:fldCharType="end"/>
        </w:r>
      </w:ins>
      <w:ins w:id="139" w:author="Li Jinjie" w:date="2023-05-06T17:34:00Z">
        <w:r>
          <w:rPr>
            <w:rFonts w:hint="eastAsia"/>
          </w:rPr>
          <w:t>，可见阿拉伯数字之后没有空格。</w:t>
        </w:r>
      </w:ins>
    </w:p>
    <w:p>
      <w:pPr>
        <w:rPr>
          <w:ins w:id="140" w:author="Li Jinjie" w:date="2023-05-06T17:35:00Z"/>
        </w:rPr>
      </w:pPr>
    </w:p>
    <w:p>
      <w:pPr>
        <w:pStyle w:val="30"/>
        <w:numPr>
          <w:ilvl w:val="0"/>
          <w:numId w:val="14"/>
        </w:numPr>
        <w:ind w:firstLineChars="0"/>
        <w:rPr>
          <w:ins w:id="142" w:author="Li Jinjie" w:date="2023-05-06T17:34:00Z"/>
        </w:rPr>
        <w:pPrChange w:id="141" w:author="Li Jinjie" w:date="2023-05-06T17:42:00Z">
          <w:pPr/>
        </w:pPrChange>
      </w:pPr>
      <w:ins w:id="143" w:author="Li Jinjie" w:date="2023-05-06T17:36:00Z">
        <w:r>
          <w:rPr>
            <w:rFonts w:hint="eastAsia"/>
          </w:rPr>
          <w:t>新建表格样式：三线表。上下横线宽度为1</w:t>
        </w:r>
      </w:ins>
      <w:ins w:id="144" w:author="Li Jinjie" w:date="2023-05-06T17:36:00Z">
        <w:r>
          <w:rPr/>
          <w:t>.75</w:t>
        </w:r>
      </w:ins>
      <w:ins w:id="145" w:author="Li Jinjie" w:date="2023-05-06T17:36:00Z">
        <w:r>
          <w:rPr>
            <w:rFonts w:hint="eastAsia"/>
          </w:rPr>
          <w:t>磅，第一行下方横线宽度为0</w:t>
        </w:r>
      </w:ins>
      <w:ins w:id="146" w:author="Li Jinjie" w:date="2023-05-06T17:36:00Z">
        <w:r>
          <w:rPr/>
          <w:t>.75</w:t>
        </w:r>
      </w:ins>
      <w:ins w:id="147" w:author="Li Jinjie" w:date="2023-05-06T17:36:00Z">
        <w:r>
          <w:rPr>
            <w:rFonts w:hint="eastAsia"/>
          </w:rPr>
          <w:t>磅。目前需要应用样式后再用</w:t>
        </w:r>
      </w:ins>
      <w:ins w:id="148" w:author="Li Jinjie" w:date="2023-05-06T17:37:00Z">
        <w:r>
          <w:rPr>
            <w:rFonts w:hint="eastAsia"/>
          </w:rPr>
          <w:t>边框</w:t>
        </w:r>
      </w:ins>
      <w:ins w:id="149" w:author="Li Jinjie" w:date="2023-05-06T17:36:00Z">
        <w:r>
          <w:rPr>
            <w:rFonts w:hint="eastAsia"/>
          </w:rPr>
          <w:t>刷刷一下</w:t>
        </w:r>
      </w:ins>
      <w:ins w:id="150" w:author="Li Jinjie" w:date="2023-05-06T17:54:00Z">
        <w:r>
          <w:rPr>
            <w:rFonts w:hint="eastAsia"/>
          </w:rPr>
          <w:t>第一行下方的横线</w:t>
        </w:r>
      </w:ins>
      <w:ins w:id="151" w:author="Li Jinjie" w:date="2023-05-06T17:36:00Z">
        <w:r>
          <w:rPr>
            <w:rFonts w:hint="eastAsia"/>
          </w:rPr>
          <w:t>。</w:t>
        </w:r>
      </w:ins>
    </w:p>
    <w:p>
      <w:pPr>
        <w:pStyle w:val="47"/>
        <w:numPr>
          <w:ilvl w:val="0"/>
          <w:numId w:val="0"/>
        </w:numPr>
        <w:spacing w:before="163"/>
        <w:rPr>
          <w:ins w:id="153" w:author="Li Jinjie" w:date="2023-05-06T17:34:00Z"/>
        </w:rPr>
        <w:pPrChange w:id="152" w:author="Li Jinjie" w:date="2023-05-06T17:39:00Z">
          <w:pPr/>
        </w:pPrChange>
      </w:pPr>
      <w:ins w:id="154" w:author="Li Jinjie" w:date="2023-05-06T17:37:00Z">
        <w:r>
          <w:rPr>
            <w:rFonts w:hint="eastAsia"/>
          </w:rPr>
          <w:t xml:space="preserve">表 </w:t>
        </w:r>
      </w:ins>
      <w:ins w:id="155" w:author="Li Jinjie" w:date="2023-05-06T17:37:00Z">
        <w:r>
          <w:rPr/>
          <w:fldChar w:fldCharType="begin"/>
        </w:r>
      </w:ins>
      <w:ins w:id="156" w:author="Li Jinjie" w:date="2023-05-06T17:37:00Z">
        <w:r>
          <w:rPr/>
          <w:instrText xml:space="preserve"> </w:instrText>
        </w:r>
      </w:ins>
      <w:ins w:id="157" w:author="Li Jinjie" w:date="2023-05-06T17:37:00Z">
        <w:r>
          <w:rPr>
            <w:rFonts w:hint="eastAsia"/>
          </w:rPr>
          <w:instrText xml:space="preserve">SEQ 表 \* ARABIC</w:instrText>
        </w:r>
      </w:ins>
      <w:ins w:id="158" w:author="Li Jinjie" w:date="2023-05-06T17:37:00Z">
        <w:r>
          <w:rPr/>
          <w:instrText xml:space="preserve"> </w:instrText>
        </w:r>
      </w:ins>
      <w:r>
        <w:fldChar w:fldCharType="separate"/>
      </w:r>
      <w:ins w:id="159" w:author="Li Jinjie" w:date="2023-05-06T18:04:00Z">
        <w:r>
          <w:rPr/>
          <w:t>2</w:t>
        </w:r>
      </w:ins>
      <w:ins w:id="160" w:author="Li Jinjie" w:date="2023-05-06T17:37:00Z">
        <w:r>
          <w:rPr/>
          <w:fldChar w:fldCharType="end"/>
        </w:r>
      </w:ins>
      <w:ins w:id="161" w:author="Li Jinjie" w:date="2023-05-06T17:43:00Z">
        <w:r>
          <w:rPr/>
          <w:t xml:space="preserve"> </w:t>
        </w:r>
      </w:ins>
      <w:ins w:id="162" w:author="Li Jinjie" w:date="2023-05-06T17:37:00Z">
        <w:r>
          <w:rPr/>
          <w:t xml:space="preserve"> </w:t>
        </w:r>
      </w:ins>
      <w:ins w:id="163" w:author="Li Jinjie" w:date="2023-05-06T17:37:00Z">
        <w:r>
          <w:rPr>
            <w:rFonts w:hint="eastAsia"/>
          </w:rPr>
          <w:t>三线表示例</w:t>
        </w:r>
      </w:ins>
    </w:p>
    <w:tbl>
      <w:tblPr>
        <w:tblStyle w:val="65"/>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Change w:id="164" w:author="Li Jinjie" w:date="2023-05-06T17:38:00Z">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PrChange>
      </w:tblPr>
      <w:tblGrid>
        <w:gridCol w:w="3020"/>
        <w:gridCol w:w="3020"/>
        <w:gridCol w:w="3020"/>
        <w:tblGridChange w:id="165">
          <w:tblGrid>
            <w:gridCol w:w="3020"/>
            <w:gridCol w:w="3020"/>
            <w:gridCol w:w="3020"/>
          </w:tblGrid>
        </w:tblGridChange>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Change w:id="167" w:author="Li Jinjie" w:date="2023-05-06T17:38:00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jc w:val="center"/>
          <w:ins w:id="166" w:author="Li Jinjie" w:date="2023-05-06T17:37:00Z"/>
        </w:trPr>
        <w:tc>
          <w:tcPr>
            <w:tcW w:w="3020" w:type="dxa"/>
            <w:tcBorders>
              <w:bottom w:val="single" w:color="auto" w:sz="6" w:space="0"/>
            </w:tcBorders>
            <w:vAlign w:val="center"/>
            <w:tcPrChange w:id="168" w:author="Li Jinjie" w:date="2023-05-06T17:38:00Z">
              <w:tcPr>
                <w:tcW w:w="3020" w:type="dxa"/>
              </w:tcPr>
            </w:tcPrChange>
          </w:tcPr>
          <w:p>
            <w:pPr>
              <w:jc w:val="center"/>
              <w:rPr>
                <w:ins w:id="170" w:author="Li Jinjie" w:date="2023-05-06T17:37:00Z"/>
                <w:b/>
                <w:bCs/>
                <w:sz w:val="21"/>
                <w:szCs w:val="21"/>
                <w:rPrChange w:id="171" w:author="Li Jinjie" w:date="2023-05-06T18:05:00Z">
                  <w:rPr>
                    <w:ins w:id="172" w:author="Li Jinjie" w:date="2023-05-06T17:37:00Z"/>
                  </w:rPr>
                </w:rPrChange>
              </w:rPr>
              <w:pPrChange w:id="169" w:author="Li Jinjie" w:date="2023-05-06T17:38:00Z">
                <w:pPr/>
              </w:pPrChange>
            </w:pPr>
            <w:ins w:id="173" w:author="Li Jinjie" w:date="2023-05-06T17:37:00Z">
              <w:r>
                <w:rPr>
                  <w:rFonts w:hint="eastAsia"/>
                  <w:b/>
                  <w:bCs/>
                  <w:sz w:val="21"/>
                  <w:szCs w:val="21"/>
                  <w:rPrChange w:id="174" w:author="Li Jinjie" w:date="2023-05-06T18:05:00Z">
                    <w:rPr>
                      <w:rFonts w:hint="eastAsia"/>
                    </w:rPr>
                  </w:rPrChange>
                </w:rPr>
                <w:t>属性</w:t>
              </w:r>
            </w:ins>
          </w:p>
        </w:tc>
        <w:tc>
          <w:tcPr>
            <w:tcW w:w="3020" w:type="dxa"/>
            <w:tcBorders>
              <w:bottom w:val="single" w:color="auto" w:sz="6" w:space="0"/>
            </w:tcBorders>
            <w:vAlign w:val="center"/>
            <w:tcPrChange w:id="175" w:author="Li Jinjie" w:date="2023-05-06T17:38:00Z">
              <w:tcPr>
                <w:tcW w:w="3020" w:type="dxa"/>
              </w:tcPr>
            </w:tcPrChange>
          </w:tcPr>
          <w:p>
            <w:pPr>
              <w:jc w:val="center"/>
              <w:rPr>
                <w:ins w:id="177" w:author="Li Jinjie" w:date="2023-05-06T17:37:00Z"/>
                <w:b/>
                <w:bCs/>
                <w:sz w:val="21"/>
                <w:szCs w:val="21"/>
                <w:rPrChange w:id="178" w:author="Li Jinjie" w:date="2023-05-06T18:05:00Z">
                  <w:rPr>
                    <w:ins w:id="179" w:author="Li Jinjie" w:date="2023-05-06T17:37:00Z"/>
                  </w:rPr>
                </w:rPrChange>
              </w:rPr>
              <w:pPrChange w:id="176" w:author="Li Jinjie" w:date="2023-05-06T17:38:00Z">
                <w:pPr/>
              </w:pPrChange>
            </w:pPr>
            <w:ins w:id="180" w:author="Li Jinjie" w:date="2023-05-06T17:37:00Z">
              <w:r>
                <w:rPr>
                  <w:rFonts w:hint="eastAsia"/>
                  <w:b/>
                  <w:bCs/>
                  <w:sz w:val="21"/>
                  <w:szCs w:val="21"/>
                  <w:rPrChange w:id="181" w:author="Li Jinjie" w:date="2023-05-06T18:05:00Z">
                    <w:rPr>
                      <w:rFonts w:hint="eastAsia"/>
                    </w:rPr>
                  </w:rPrChange>
                </w:rPr>
                <w:t>数值</w:t>
              </w:r>
            </w:ins>
          </w:p>
        </w:tc>
        <w:tc>
          <w:tcPr>
            <w:tcW w:w="3020" w:type="dxa"/>
            <w:tcBorders>
              <w:bottom w:val="single" w:color="auto" w:sz="6" w:space="0"/>
            </w:tcBorders>
            <w:vAlign w:val="center"/>
            <w:tcPrChange w:id="182" w:author="Li Jinjie" w:date="2023-05-06T17:38:00Z">
              <w:tcPr>
                <w:tcW w:w="3020" w:type="dxa"/>
              </w:tcPr>
            </w:tcPrChange>
          </w:tcPr>
          <w:p>
            <w:pPr>
              <w:jc w:val="center"/>
              <w:rPr>
                <w:ins w:id="184" w:author="Li Jinjie" w:date="2023-05-06T17:37:00Z"/>
                <w:b/>
                <w:bCs/>
                <w:sz w:val="21"/>
                <w:szCs w:val="21"/>
                <w:rPrChange w:id="185" w:author="Li Jinjie" w:date="2023-05-06T18:05:00Z">
                  <w:rPr>
                    <w:ins w:id="186" w:author="Li Jinjie" w:date="2023-05-06T17:37:00Z"/>
                  </w:rPr>
                </w:rPrChange>
              </w:rPr>
              <w:pPrChange w:id="183" w:author="Li Jinjie" w:date="2023-05-06T17:38:00Z">
                <w:pPr/>
              </w:pPrChange>
            </w:pPr>
            <w:ins w:id="187" w:author="Li Jinjie" w:date="2023-05-06T17:37:00Z">
              <w:r>
                <w:rPr>
                  <w:rFonts w:hint="eastAsia"/>
                  <w:b/>
                  <w:bCs/>
                  <w:sz w:val="21"/>
                  <w:szCs w:val="21"/>
                  <w:rPrChange w:id="188" w:author="Li Jinjie" w:date="2023-05-06T18:05:00Z">
                    <w:rPr>
                      <w:rFonts w:hint="eastAsia"/>
                    </w:rPr>
                  </w:rPrChange>
                </w:rPr>
                <w:t>单位</w:t>
              </w:r>
            </w:ins>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Change w:id="190" w:author="Li Jinjie" w:date="2023-05-06T17:38:00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jc w:val="center"/>
          <w:ins w:id="189" w:author="Li Jinjie" w:date="2023-05-06T17:37:00Z"/>
        </w:trPr>
        <w:tc>
          <w:tcPr>
            <w:tcW w:w="3020" w:type="dxa"/>
            <w:tcBorders>
              <w:top w:val="single" w:color="auto" w:sz="6" w:space="0"/>
            </w:tcBorders>
            <w:vAlign w:val="center"/>
            <w:tcPrChange w:id="191" w:author="Li Jinjie" w:date="2023-05-06T17:38:00Z">
              <w:tcPr>
                <w:tcW w:w="3020" w:type="dxa"/>
              </w:tcPr>
            </w:tcPrChange>
          </w:tcPr>
          <w:p>
            <w:pPr>
              <w:jc w:val="center"/>
              <w:rPr>
                <w:ins w:id="193" w:author="Li Jinjie" w:date="2023-05-06T17:37:00Z"/>
                <w:sz w:val="21"/>
                <w:szCs w:val="21"/>
                <w:rPrChange w:id="194" w:author="Li Jinjie" w:date="2023-05-06T17:39:00Z">
                  <w:rPr>
                    <w:ins w:id="195" w:author="Li Jinjie" w:date="2023-05-06T17:37:00Z"/>
                  </w:rPr>
                </w:rPrChange>
              </w:rPr>
              <w:pPrChange w:id="192" w:author="Li Jinjie" w:date="2023-05-06T17:38:00Z">
                <w:pPr/>
              </w:pPrChange>
            </w:pPr>
          </w:p>
        </w:tc>
        <w:tc>
          <w:tcPr>
            <w:tcW w:w="3020" w:type="dxa"/>
            <w:tcBorders>
              <w:top w:val="single" w:color="auto" w:sz="6" w:space="0"/>
            </w:tcBorders>
            <w:vAlign w:val="center"/>
            <w:tcPrChange w:id="196" w:author="Li Jinjie" w:date="2023-05-06T17:38:00Z">
              <w:tcPr>
                <w:tcW w:w="3020" w:type="dxa"/>
              </w:tcPr>
            </w:tcPrChange>
          </w:tcPr>
          <w:p>
            <w:pPr>
              <w:jc w:val="center"/>
              <w:rPr>
                <w:ins w:id="198" w:author="Li Jinjie" w:date="2023-05-06T17:37:00Z"/>
                <w:sz w:val="21"/>
                <w:szCs w:val="21"/>
                <w:rPrChange w:id="199" w:author="Li Jinjie" w:date="2023-05-06T17:39:00Z">
                  <w:rPr>
                    <w:ins w:id="200" w:author="Li Jinjie" w:date="2023-05-06T17:37:00Z"/>
                  </w:rPr>
                </w:rPrChange>
              </w:rPr>
              <w:pPrChange w:id="197" w:author="Li Jinjie" w:date="2023-05-06T17:38:00Z">
                <w:pPr/>
              </w:pPrChange>
            </w:pPr>
          </w:p>
        </w:tc>
        <w:tc>
          <w:tcPr>
            <w:tcW w:w="3020" w:type="dxa"/>
            <w:tcBorders>
              <w:top w:val="single" w:color="auto" w:sz="6" w:space="0"/>
            </w:tcBorders>
            <w:vAlign w:val="center"/>
            <w:tcPrChange w:id="201" w:author="Li Jinjie" w:date="2023-05-06T17:38:00Z">
              <w:tcPr>
                <w:tcW w:w="3020" w:type="dxa"/>
              </w:tcPr>
            </w:tcPrChange>
          </w:tcPr>
          <w:p>
            <w:pPr>
              <w:jc w:val="center"/>
              <w:rPr>
                <w:ins w:id="203" w:author="Li Jinjie" w:date="2023-05-06T17:37:00Z"/>
                <w:sz w:val="21"/>
                <w:szCs w:val="21"/>
                <w:rPrChange w:id="204" w:author="Li Jinjie" w:date="2023-05-06T17:39:00Z">
                  <w:rPr>
                    <w:ins w:id="205" w:author="Li Jinjie" w:date="2023-05-06T17:37:00Z"/>
                  </w:rPr>
                </w:rPrChange>
              </w:rPr>
              <w:pPrChange w:id="202" w:author="Li Jinjie" w:date="2023-05-06T17:38:00Z">
                <w:pPr/>
              </w:pPrChange>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Change w:id="207" w:author="Li Jinjie" w:date="2023-05-06T17:38:00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jc w:val="center"/>
          <w:ins w:id="206" w:author="Li Jinjie" w:date="2023-05-06T17:37:00Z"/>
        </w:trPr>
        <w:tc>
          <w:tcPr>
            <w:tcW w:w="3020" w:type="dxa"/>
            <w:vAlign w:val="center"/>
            <w:tcPrChange w:id="208" w:author="Li Jinjie" w:date="2023-05-06T17:38:00Z">
              <w:tcPr>
                <w:tcW w:w="3020" w:type="dxa"/>
              </w:tcPr>
            </w:tcPrChange>
          </w:tcPr>
          <w:p>
            <w:pPr>
              <w:jc w:val="center"/>
              <w:rPr>
                <w:ins w:id="210" w:author="Li Jinjie" w:date="2023-05-06T17:37:00Z"/>
                <w:sz w:val="21"/>
                <w:szCs w:val="21"/>
                <w:rPrChange w:id="211" w:author="Li Jinjie" w:date="2023-05-06T17:39:00Z">
                  <w:rPr>
                    <w:ins w:id="212" w:author="Li Jinjie" w:date="2023-05-06T17:37:00Z"/>
                  </w:rPr>
                </w:rPrChange>
              </w:rPr>
              <w:pPrChange w:id="209" w:author="Li Jinjie" w:date="2023-05-06T17:38:00Z">
                <w:pPr/>
              </w:pPrChange>
            </w:pPr>
          </w:p>
        </w:tc>
        <w:tc>
          <w:tcPr>
            <w:tcW w:w="3020" w:type="dxa"/>
            <w:vAlign w:val="center"/>
            <w:tcPrChange w:id="213" w:author="Li Jinjie" w:date="2023-05-06T17:38:00Z">
              <w:tcPr>
                <w:tcW w:w="3020" w:type="dxa"/>
              </w:tcPr>
            </w:tcPrChange>
          </w:tcPr>
          <w:p>
            <w:pPr>
              <w:jc w:val="center"/>
              <w:rPr>
                <w:ins w:id="215" w:author="Li Jinjie" w:date="2023-05-06T17:37:00Z"/>
                <w:sz w:val="21"/>
                <w:szCs w:val="21"/>
                <w:rPrChange w:id="216" w:author="Li Jinjie" w:date="2023-05-06T17:39:00Z">
                  <w:rPr>
                    <w:ins w:id="217" w:author="Li Jinjie" w:date="2023-05-06T17:37:00Z"/>
                  </w:rPr>
                </w:rPrChange>
              </w:rPr>
              <w:pPrChange w:id="214" w:author="Li Jinjie" w:date="2023-05-06T17:38:00Z">
                <w:pPr/>
              </w:pPrChange>
            </w:pPr>
          </w:p>
        </w:tc>
        <w:tc>
          <w:tcPr>
            <w:tcW w:w="3020" w:type="dxa"/>
            <w:vAlign w:val="center"/>
            <w:tcPrChange w:id="218" w:author="Li Jinjie" w:date="2023-05-06T17:38:00Z">
              <w:tcPr>
                <w:tcW w:w="3020" w:type="dxa"/>
              </w:tcPr>
            </w:tcPrChange>
          </w:tcPr>
          <w:p>
            <w:pPr>
              <w:jc w:val="center"/>
              <w:rPr>
                <w:ins w:id="220" w:author="Li Jinjie" w:date="2023-05-06T17:37:00Z"/>
                <w:sz w:val="21"/>
                <w:szCs w:val="21"/>
                <w:rPrChange w:id="221" w:author="Li Jinjie" w:date="2023-05-06T17:39:00Z">
                  <w:rPr>
                    <w:ins w:id="222" w:author="Li Jinjie" w:date="2023-05-06T17:37:00Z"/>
                  </w:rPr>
                </w:rPrChange>
              </w:rPr>
              <w:pPrChange w:id="219" w:author="Li Jinjie" w:date="2023-05-06T17:38:00Z">
                <w:pPr/>
              </w:pPrChange>
            </w:pPr>
          </w:p>
        </w:tc>
      </w:tr>
    </w:tbl>
    <w:p>
      <w:pPr>
        <w:rPr>
          <w:ins w:id="223" w:author="Li Jinjie" w:date="2023-05-06T17:41:00Z"/>
        </w:rPr>
      </w:pPr>
    </w:p>
    <w:p>
      <w:pPr>
        <w:pStyle w:val="30"/>
        <w:numPr>
          <w:ilvl w:val="0"/>
          <w:numId w:val="14"/>
        </w:numPr>
        <w:ind w:firstLineChars="0"/>
        <w:rPr>
          <w:ins w:id="225" w:author="Li Jinjie" w:date="2023-05-06T17:41:00Z"/>
        </w:rPr>
        <w:pPrChange w:id="224" w:author="Li Jinjie" w:date="2023-05-06T17:42:00Z">
          <w:pPr/>
        </w:pPrChange>
      </w:pPr>
      <w:ins w:id="226" w:author="Li Jinjie" w:date="2023-05-06T17:41:00Z">
        <w:r>
          <w:rPr>
            <w:rFonts w:hint="eastAsia"/>
          </w:rPr>
          <w:t>跨页表格需要重复表头</w:t>
        </w:r>
      </w:ins>
      <w:ins w:id="227" w:author="Li Jinjie" w:date="2023-05-06T17:43:00Z">
        <w:r>
          <w:rPr>
            <w:rFonts w:hint="eastAsia"/>
          </w:rPr>
          <w:t>和关于单位的陈述</w:t>
        </w:r>
      </w:ins>
      <w:ins w:id="228" w:author="Li Jinjie" w:date="2023-05-06T17:41:00Z">
        <w:r>
          <w:rPr>
            <w:rFonts w:hint="eastAsia"/>
          </w:rPr>
          <w:t>，如下表。</w:t>
        </w:r>
      </w:ins>
    </w:p>
    <w:p>
      <w:pPr>
        <w:pStyle w:val="47"/>
        <w:numPr>
          <w:ilvl w:val="0"/>
          <w:numId w:val="0"/>
        </w:numPr>
        <w:spacing w:before="163"/>
        <w:rPr>
          <w:ins w:id="230" w:author="Li Jinjie" w:date="2023-05-06T17:41:00Z"/>
        </w:rPr>
        <w:pPrChange w:id="229" w:author="Li Jinjie" w:date="2023-05-06T17:44:00Z">
          <w:pPr/>
        </w:pPrChange>
      </w:pPr>
      <w:ins w:id="231" w:author="Li Jinjie" w:date="2023-05-06T17:44:00Z">
        <w:r>
          <w:rPr>
            <w:rFonts w:hint="eastAsia"/>
          </w:rPr>
          <w:t xml:space="preserve">表 </w:t>
        </w:r>
      </w:ins>
      <w:ins w:id="232" w:author="Li Jinjie" w:date="2023-05-06T17:44:00Z">
        <w:r>
          <w:rPr/>
          <w:fldChar w:fldCharType="begin"/>
        </w:r>
      </w:ins>
      <w:ins w:id="233" w:author="Li Jinjie" w:date="2023-05-06T17:44:00Z">
        <w:r>
          <w:rPr/>
          <w:instrText xml:space="preserve"> </w:instrText>
        </w:r>
      </w:ins>
      <w:ins w:id="234" w:author="Li Jinjie" w:date="2023-05-06T17:44:00Z">
        <w:r>
          <w:rPr>
            <w:rFonts w:hint="eastAsia"/>
          </w:rPr>
          <w:instrText xml:space="preserve">SEQ 表 \* ARABIC</w:instrText>
        </w:r>
      </w:ins>
      <w:ins w:id="235" w:author="Li Jinjie" w:date="2023-05-06T17:44:00Z">
        <w:r>
          <w:rPr/>
          <w:instrText xml:space="preserve"> </w:instrText>
        </w:r>
      </w:ins>
      <w:r>
        <w:fldChar w:fldCharType="separate"/>
      </w:r>
      <w:ins w:id="236" w:author="Li Jinjie" w:date="2023-05-06T18:04:00Z">
        <w:r>
          <w:rPr/>
          <w:t>3</w:t>
        </w:r>
      </w:ins>
      <w:ins w:id="237" w:author="Li Jinjie" w:date="2023-05-06T17:44:00Z">
        <w:r>
          <w:rPr/>
          <w:fldChar w:fldCharType="end"/>
        </w:r>
      </w:ins>
      <w:ins w:id="238" w:author="Li Jinjie" w:date="2023-05-06T17:44:00Z">
        <w:r>
          <w:rPr/>
          <w:t xml:space="preserve">  </w:t>
        </w:r>
      </w:ins>
      <w:ins w:id="239" w:author="Li Jinjie" w:date="2023-05-06T17:44:00Z">
        <w:r>
          <w:rPr>
            <w:rFonts w:hint="eastAsia"/>
          </w:rPr>
          <w:t>跨页表格示例</w:t>
        </w:r>
      </w:ins>
    </w:p>
    <w:tbl>
      <w:tblPr>
        <w:tblStyle w:val="65"/>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Change w:id="240" w:author="Li Jinjie" w:date="2023-05-06T17:45:00Z">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PrChange>
      </w:tblPr>
      <w:tblGrid>
        <w:gridCol w:w="3020"/>
        <w:gridCol w:w="3020"/>
        <w:gridCol w:w="3020"/>
        <w:tblGridChange w:id="241">
          <w:tblGrid>
            <w:gridCol w:w="3020"/>
            <w:gridCol w:w="3020"/>
            <w:gridCol w:w="3020"/>
          </w:tblGrid>
        </w:tblGridChange>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Change w:id="243" w:author="Li Jinjie" w:date="2023-05-06T17:45:00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blHeader/>
          <w:ins w:id="242" w:author="Li Jinjie" w:date="2023-05-06T17:44:00Z"/>
        </w:trPr>
        <w:tc>
          <w:tcPr>
            <w:tcW w:w="3020" w:type="dxa"/>
            <w:tcBorders>
              <w:bottom w:val="single" w:color="auto" w:sz="6" w:space="0"/>
            </w:tcBorders>
            <w:vAlign w:val="center"/>
            <w:tcPrChange w:id="244" w:author="Li Jinjie" w:date="2023-05-06T17:45:00Z">
              <w:tcPr>
                <w:tcW w:w="3020" w:type="dxa"/>
              </w:tcPr>
            </w:tcPrChange>
          </w:tcPr>
          <w:p>
            <w:pPr>
              <w:jc w:val="center"/>
              <w:rPr>
                <w:ins w:id="246" w:author="Li Jinjie" w:date="2023-05-06T17:44:00Z"/>
                <w:b/>
                <w:bCs/>
                <w:rPrChange w:id="247" w:author="Li Jinjie" w:date="2023-05-06T18:05:00Z">
                  <w:rPr>
                    <w:ins w:id="248" w:author="Li Jinjie" w:date="2023-05-06T17:44:00Z"/>
                  </w:rPr>
                </w:rPrChange>
              </w:rPr>
              <w:pPrChange w:id="245" w:author="Li Jinjie" w:date="2023-05-06T17:45:00Z">
                <w:pPr/>
              </w:pPrChange>
            </w:pPr>
            <w:ins w:id="249" w:author="Li Jinjie" w:date="2023-05-06T17:45:00Z">
              <w:r>
                <w:rPr>
                  <w:rFonts w:hint="eastAsia"/>
                  <w:b/>
                  <w:bCs/>
                  <w:sz w:val="21"/>
                  <w:szCs w:val="21"/>
                  <w:rPrChange w:id="250" w:author="Li Jinjie" w:date="2023-05-06T18:05:00Z">
                    <w:rPr>
                      <w:rFonts w:hint="eastAsia"/>
                      <w:sz w:val="21"/>
                      <w:szCs w:val="21"/>
                    </w:rPr>
                  </w:rPrChange>
                </w:rPr>
                <w:t>属性</w:t>
              </w:r>
            </w:ins>
          </w:p>
        </w:tc>
        <w:tc>
          <w:tcPr>
            <w:tcW w:w="3020" w:type="dxa"/>
            <w:tcBorders>
              <w:bottom w:val="single" w:color="auto" w:sz="6" w:space="0"/>
            </w:tcBorders>
            <w:vAlign w:val="center"/>
            <w:tcPrChange w:id="251" w:author="Li Jinjie" w:date="2023-05-06T17:45:00Z">
              <w:tcPr>
                <w:tcW w:w="3020" w:type="dxa"/>
              </w:tcPr>
            </w:tcPrChange>
          </w:tcPr>
          <w:p>
            <w:pPr>
              <w:jc w:val="center"/>
              <w:rPr>
                <w:ins w:id="253" w:author="Li Jinjie" w:date="2023-05-06T17:44:00Z"/>
                <w:b/>
                <w:bCs/>
                <w:rPrChange w:id="254" w:author="Li Jinjie" w:date="2023-05-06T18:05:00Z">
                  <w:rPr>
                    <w:ins w:id="255" w:author="Li Jinjie" w:date="2023-05-06T17:44:00Z"/>
                  </w:rPr>
                </w:rPrChange>
              </w:rPr>
              <w:pPrChange w:id="252" w:author="Li Jinjie" w:date="2023-05-06T17:45:00Z">
                <w:pPr/>
              </w:pPrChange>
            </w:pPr>
            <w:ins w:id="256" w:author="Li Jinjie" w:date="2023-05-06T17:45:00Z">
              <w:r>
                <w:rPr>
                  <w:rFonts w:hint="eastAsia"/>
                  <w:b/>
                  <w:bCs/>
                  <w:sz w:val="21"/>
                  <w:szCs w:val="21"/>
                  <w:rPrChange w:id="257" w:author="Li Jinjie" w:date="2023-05-06T18:05:00Z">
                    <w:rPr>
                      <w:rFonts w:hint="eastAsia"/>
                      <w:sz w:val="21"/>
                      <w:szCs w:val="21"/>
                    </w:rPr>
                  </w:rPrChange>
                </w:rPr>
                <w:t>数值</w:t>
              </w:r>
            </w:ins>
          </w:p>
        </w:tc>
        <w:tc>
          <w:tcPr>
            <w:tcW w:w="3020" w:type="dxa"/>
            <w:tcBorders>
              <w:bottom w:val="single" w:color="auto" w:sz="6" w:space="0"/>
            </w:tcBorders>
            <w:vAlign w:val="center"/>
            <w:tcPrChange w:id="258" w:author="Li Jinjie" w:date="2023-05-06T17:45:00Z">
              <w:tcPr>
                <w:tcW w:w="3020" w:type="dxa"/>
              </w:tcPr>
            </w:tcPrChange>
          </w:tcPr>
          <w:p>
            <w:pPr>
              <w:jc w:val="center"/>
              <w:rPr>
                <w:ins w:id="260" w:author="Li Jinjie" w:date="2023-05-06T17:44:00Z"/>
                <w:b/>
                <w:bCs/>
                <w:rPrChange w:id="261" w:author="Li Jinjie" w:date="2023-05-06T18:05:00Z">
                  <w:rPr>
                    <w:ins w:id="262" w:author="Li Jinjie" w:date="2023-05-06T17:44:00Z"/>
                  </w:rPr>
                </w:rPrChange>
              </w:rPr>
              <w:pPrChange w:id="259" w:author="Li Jinjie" w:date="2023-05-06T17:45:00Z">
                <w:pPr/>
              </w:pPrChange>
            </w:pPr>
            <w:ins w:id="263" w:author="Li Jinjie" w:date="2023-05-06T17:45:00Z">
              <w:r>
                <w:rPr>
                  <w:rFonts w:hint="eastAsia"/>
                  <w:b/>
                  <w:bCs/>
                  <w:sz w:val="21"/>
                  <w:szCs w:val="21"/>
                  <w:rPrChange w:id="264" w:author="Li Jinjie" w:date="2023-05-06T18:05:00Z">
                    <w:rPr>
                      <w:rFonts w:hint="eastAsia"/>
                      <w:sz w:val="21"/>
                      <w:szCs w:val="21"/>
                    </w:rPr>
                  </w:rPrChange>
                </w:rPr>
                <w:t>单位</w:t>
              </w:r>
            </w:ins>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Change w:id="266" w:author="Li Jinjie" w:date="2023-05-06T17:45:00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ins w:id="265" w:author="Li Jinjie" w:date="2023-05-06T17:44:00Z"/>
        </w:trPr>
        <w:tc>
          <w:tcPr>
            <w:tcW w:w="3020" w:type="dxa"/>
            <w:tcBorders>
              <w:top w:val="single" w:color="auto" w:sz="6" w:space="0"/>
            </w:tcBorders>
            <w:vAlign w:val="center"/>
            <w:tcPrChange w:id="267" w:author="Li Jinjie" w:date="2023-05-06T17:45:00Z">
              <w:tcPr>
                <w:tcW w:w="3020" w:type="dxa"/>
              </w:tcPr>
            </w:tcPrChange>
          </w:tcPr>
          <w:p>
            <w:pPr>
              <w:jc w:val="center"/>
              <w:rPr>
                <w:ins w:id="269" w:author="Li Jinjie" w:date="2023-05-06T17:44:00Z"/>
              </w:rPr>
              <w:pPrChange w:id="268" w:author="Li Jinjie" w:date="2023-05-06T17:45:00Z">
                <w:pPr/>
              </w:pPrChange>
            </w:pPr>
          </w:p>
        </w:tc>
        <w:tc>
          <w:tcPr>
            <w:tcW w:w="3020" w:type="dxa"/>
            <w:tcBorders>
              <w:top w:val="single" w:color="auto" w:sz="6" w:space="0"/>
            </w:tcBorders>
            <w:vAlign w:val="center"/>
            <w:tcPrChange w:id="270" w:author="Li Jinjie" w:date="2023-05-06T17:45:00Z">
              <w:tcPr>
                <w:tcW w:w="3020" w:type="dxa"/>
              </w:tcPr>
            </w:tcPrChange>
          </w:tcPr>
          <w:p>
            <w:pPr>
              <w:jc w:val="center"/>
              <w:rPr>
                <w:ins w:id="272" w:author="Li Jinjie" w:date="2023-05-06T17:44:00Z"/>
              </w:rPr>
              <w:pPrChange w:id="271" w:author="Li Jinjie" w:date="2023-05-06T17:45:00Z">
                <w:pPr/>
              </w:pPrChange>
            </w:pPr>
          </w:p>
        </w:tc>
        <w:tc>
          <w:tcPr>
            <w:tcW w:w="3020" w:type="dxa"/>
            <w:tcBorders>
              <w:top w:val="single" w:color="auto" w:sz="6" w:space="0"/>
            </w:tcBorders>
            <w:vAlign w:val="center"/>
            <w:tcPrChange w:id="273" w:author="Li Jinjie" w:date="2023-05-06T17:45:00Z">
              <w:tcPr>
                <w:tcW w:w="3020" w:type="dxa"/>
              </w:tcPr>
            </w:tcPrChange>
          </w:tcPr>
          <w:p>
            <w:pPr>
              <w:jc w:val="center"/>
              <w:rPr>
                <w:ins w:id="275" w:author="Li Jinjie" w:date="2023-05-06T17:44:00Z"/>
              </w:rPr>
              <w:pPrChange w:id="274" w:author="Li Jinjie" w:date="2023-05-06T17:45:00Z">
                <w:pPr/>
              </w:pPrChange>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Change w:id="277" w:author="Li Jinjie" w:date="2023-05-06T17:45:00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ins w:id="276" w:author="Li Jinjie" w:date="2023-05-06T17:44:00Z"/>
        </w:trPr>
        <w:tc>
          <w:tcPr>
            <w:tcW w:w="3020" w:type="dxa"/>
            <w:vAlign w:val="center"/>
            <w:tcPrChange w:id="278" w:author="Li Jinjie" w:date="2023-05-06T17:45:00Z">
              <w:tcPr>
                <w:tcW w:w="3020" w:type="dxa"/>
              </w:tcPr>
            </w:tcPrChange>
          </w:tcPr>
          <w:p>
            <w:pPr>
              <w:jc w:val="center"/>
              <w:rPr>
                <w:ins w:id="280" w:author="Li Jinjie" w:date="2023-05-06T17:44:00Z"/>
              </w:rPr>
              <w:pPrChange w:id="279" w:author="Li Jinjie" w:date="2023-05-06T17:45:00Z">
                <w:pPr/>
              </w:pPrChange>
            </w:pPr>
          </w:p>
        </w:tc>
        <w:tc>
          <w:tcPr>
            <w:tcW w:w="3020" w:type="dxa"/>
            <w:vAlign w:val="center"/>
            <w:tcPrChange w:id="281" w:author="Li Jinjie" w:date="2023-05-06T17:45:00Z">
              <w:tcPr>
                <w:tcW w:w="3020" w:type="dxa"/>
              </w:tcPr>
            </w:tcPrChange>
          </w:tcPr>
          <w:p>
            <w:pPr>
              <w:jc w:val="center"/>
              <w:rPr>
                <w:ins w:id="283" w:author="Li Jinjie" w:date="2023-05-06T17:44:00Z"/>
              </w:rPr>
              <w:pPrChange w:id="282" w:author="Li Jinjie" w:date="2023-05-06T17:45:00Z">
                <w:pPr/>
              </w:pPrChange>
            </w:pPr>
          </w:p>
        </w:tc>
        <w:tc>
          <w:tcPr>
            <w:tcW w:w="3020" w:type="dxa"/>
            <w:vAlign w:val="center"/>
            <w:tcPrChange w:id="284" w:author="Li Jinjie" w:date="2023-05-06T17:45:00Z">
              <w:tcPr>
                <w:tcW w:w="3020" w:type="dxa"/>
              </w:tcPr>
            </w:tcPrChange>
          </w:tcPr>
          <w:p>
            <w:pPr>
              <w:jc w:val="center"/>
              <w:rPr>
                <w:ins w:id="286" w:author="Li Jinjie" w:date="2023-05-06T17:44:00Z"/>
              </w:rPr>
              <w:pPrChange w:id="285" w:author="Li Jinjie" w:date="2023-05-06T17:45:00Z">
                <w:pPr/>
              </w:pPrChange>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Change w:id="288" w:author="Li Jinjie" w:date="2023-05-06T17:45:00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ins w:id="287" w:author="Li Jinjie" w:date="2023-05-06T17:44:00Z"/>
        </w:trPr>
        <w:tc>
          <w:tcPr>
            <w:tcW w:w="3020" w:type="dxa"/>
            <w:vAlign w:val="center"/>
            <w:tcPrChange w:id="289" w:author="Li Jinjie" w:date="2023-05-06T17:45:00Z">
              <w:tcPr>
                <w:tcW w:w="3020" w:type="dxa"/>
              </w:tcPr>
            </w:tcPrChange>
          </w:tcPr>
          <w:p>
            <w:pPr>
              <w:jc w:val="center"/>
              <w:rPr>
                <w:ins w:id="291" w:author="Li Jinjie" w:date="2023-05-06T17:44:00Z"/>
              </w:rPr>
              <w:pPrChange w:id="290" w:author="Li Jinjie" w:date="2023-05-06T17:45:00Z">
                <w:pPr/>
              </w:pPrChange>
            </w:pPr>
          </w:p>
        </w:tc>
        <w:tc>
          <w:tcPr>
            <w:tcW w:w="3020" w:type="dxa"/>
            <w:vAlign w:val="center"/>
            <w:tcPrChange w:id="292" w:author="Li Jinjie" w:date="2023-05-06T17:45:00Z">
              <w:tcPr>
                <w:tcW w:w="3020" w:type="dxa"/>
              </w:tcPr>
            </w:tcPrChange>
          </w:tcPr>
          <w:p>
            <w:pPr>
              <w:jc w:val="center"/>
              <w:rPr>
                <w:ins w:id="294" w:author="Li Jinjie" w:date="2023-05-06T17:44:00Z"/>
              </w:rPr>
              <w:pPrChange w:id="293" w:author="Li Jinjie" w:date="2023-05-06T17:45:00Z">
                <w:pPr/>
              </w:pPrChange>
            </w:pPr>
          </w:p>
        </w:tc>
        <w:tc>
          <w:tcPr>
            <w:tcW w:w="3020" w:type="dxa"/>
            <w:vAlign w:val="center"/>
            <w:tcPrChange w:id="295" w:author="Li Jinjie" w:date="2023-05-06T17:45:00Z">
              <w:tcPr>
                <w:tcW w:w="3020" w:type="dxa"/>
              </w:tcPr>
            </w:tcPrChange>
          </w:tcPr>
          <w:p>
            <w:pPr>
              <w:jc w:val="center"/>
              <w:rPr>
                <w:ins w:id="297" w:author="Li Jinjie" w:date="2023-05-06T17:44:00Z"/>
              </w:rPr>
              <w:pPrChange w:id="296" w:author="Li Jinjie" w:date="2023-05-06T17:45:00Z">
                <w:pPr/>
              </w:pPrChange>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Change w:id="299" w:author="Li Jinjie" w:date="2023-05-06T17:45:00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ins w:id="298" w:author="Li Jinjie" w:date="2023-05-06T17:44:00Z"/>
        </w:trPr>
        <w:tc>
          <w:tcPr>
            <w:tcW w:w="3020" w:type="dxa"/>
            <w:vAlign w:val="center"/>
            <w:tcPrChange w:id="300" w:author="Li Jinjie" w:date="2023-05-06T17:45:00Z">
              <w:tcPr>
                <w:tcW w:w="3020" w:type="dxa"/>
              </w:tcPr>
            </w:tcPrChange>
          </w:tcPr>
          <w:p>
            <w:pPr>
              <w:jc w:val="center"/>
              <w:rPr>
                <w:ins w:id="302" w:author="Li Jinjie" w:date="2023-05-06T17:44:00Z"/>
              </w:rPr>
              <w:pPrChange w:id="301" w:author="Li Jinjie" w:date="2023-05-06T17:45:00Z">
                <w:pPr/>
              </w:pPrChange>
            </w:pPr>
          </w:p>
        </w:tc>
        <w:tc>
          <w:tcPr>
            <w:tcW w:w="3020" w:type="dxa"/>
            <w:vAlign w:val="center"/>
            <w:tcPrChange w:id="303" w:author="Li Jinjie" w:date="2023-05-06T17:45:00Z">
              <w:tcPr>
                <w:tcW w:w="3020" w:type="dxa"/>
              </w:tcPr>
            </w:tcPrChange>
          </w:tcPr>
          <w:p>
            <w:pPr>
              <w:jc w:val="center"/>
              <w:rPr>
                <w:ins w:id="305" w:author="Li Jinjie" w:date="2023-05-06T17:44:00Z"/>
              </w:rPr>
              <w:pPrChange w:id="304" w:author="Li Jinjie" w:date="2023-05-06T17:45:00Z">
                <w:pPr/>
              </w:pPrChange>
            </w:pPr>
          </w:p>
        </w:tc>
        <w:tc>
          <w:tcPr>
            <w:tcW w:w="3020" w:type="dxa"/>
            <w:vAlign w:val="center"/>
            <w:tcPrChange w:id="306" w:author="Li Jinjie" w:date="2023-05-06T17:45:00Z">
              <w:tcPr>
                <w:tcW w:w="3020" w:type="dxa"/>
              </w:tcPr>
            </w:tcPrChange>
          </w:tcPr>
          <w:p>
            <w:pPr>
              <w:jc w:val="center"/>
              <w:rPr>
                <w:ins w:id="308" w:author="Li Jinjie" w:date="2023-05-06T17:44:00Z"/>
              </w:rPr>
              <w:pPrChange w:id="307" w:author="Li Jinjie" w:date="2023-05-06T17:45:00Z">
                <w:pPr/>
              </w:pPrChange>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Change w:id="310" w:author="Li Jinjie" w:date="2023-05-06T17:45:00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ins w:id="309" w:author="Li Jinjie" w:date="2023-05-06T17:44:00Z"/>
        </w:trPr>
        <w:tc>
          <w:tcPr>
            <w:tcW w:w="3020" w:type="dxa"/>
            <w:vAlign w:val="center"/>
            <w:tcPrChange w:id="311" w:author="Li Jinjie" w:date="2023-05-06T17:45:00Z">
              <w:tcPr>
                <w:tcW w:w="3020" w:type="dxa"/>
              </w:tcPr>
            </w:tcPrChange>
          </w:tcPr>
          <w:p>
            <w:pPr>
              <w:jc w:val="center"/>
              <w:rPr>
                <w:ins w:id="313" w:author="Li Jinjie" w:date="2023-05-06T17:44:00Z"/>
              </w:rPr>
              <w:pPrChange w:id="312" w:author="Li Jinjie" w:date="2023-05-06T17:45:00Z">
                <w:pPr/>
              </w:pPrChange>
            </w:pPr>
          </w:p>
        </w:tc>
        <w:tc>
          <w:tcPr>
            <w:tcW w:w="3020" w:type="dxa"/>
            <w:vAlign w:val="center"/>
            <w:tcPrChange w:id="314" w:author="Li Jinjie" w:date="2023-05-06T17:45:00Z">
              <w:tcPr>
                <w:tcW w:w="3020" w:type="dxa"/>
              </w:tcPr>
            </w:tcPrChange>
          </w:tcPr>
          <w:p>
            <w:pPr>
              <w:jc w:val="center"/>
              <w:rPr>
                <w:ins w:id="316" w:author="Li Jinjie" w:date="2023-05-06T17:44:00Z"/>
              </w:rPr>
              <w:pPrChange w:id="315" w:author="Li Jinjie" w:date="2023-05-06T17:45:00Z">
                <w:pPr/>
              </w:pPrChange>
            </w:pPr>
          </w:p>
        </w:tc>
        <w:tc>
          <w:tcPr>
            <w:tcW w:w="3020" w:type="dxa"/>
            <w:vAlign w:val="center"/>
            <w:tcPrChange w:id="317" w:author="Li Jinjie" w:date="2023-05-06T17:45:00Z">
              <w:tcPr>
                <w:tcW w:w="3020" w:type="dxa"/>
              </w:tcPr>
            </w:tcPrChange>
          </w:tcPr>
          <w:p>
            <w:pPr>
              <w:jc w:val="center"/>
              <w:rPr>
                <w:ins w:id="319" w:author="Li Jinjie" w:date="2023-05-06T17:44:00Z"/>
              </w:rPr>
              <w:pPrChange w:id="318" w:author="Li Jinjie" w:date="2023-05-06T17:45:00Z">
                <w:pPr/>
              </w:pPrChange>
            </w:pPr>
          </w:p>
        </w:tc>
      </w:tr>
    </w:tbl>
    <w:p>
      <w:pPr>
        <w:rPr>
          <w:ins w:id="320" w:author="Li Jinjie" w:date="2023-05-06T17:45:00Z"/>
        </w:rPr>
      </w:pPr>
      <w:ins w:id="321" w:author="Li Jinjie" w:date="2023-05-06T17:46:00Z">
        <w:r>
          <w:rPr>
            <w:rFonts w:hint="eastAsia"/>
          </w:rPr>
          <w:t>设置方法为选中第一行，然后右键点击“表格属性”，在行标签页下勾选“在各页顶端以标题行形式重复出现”</w:t>
        </w:r>
      </w:ins>
      <w:ins w:id="322" w:author="Li Jinjie" w:date="2023-05-06T17:47:00Z">
        <w:r>
          <w:rPr>
            <w:rFonts w:hint="eastAsia"/>
          </w:rPr>
          <w:t>。</w:t>
        </w:r>
      </w:ins>
    </w:p>
    <w:p>
      <w:pPr>
        <w:rPr>
          <w:ins w:id="323" w:author="Li Jinjie" w:date="2023-05-06T17:34:00Z"/>
        </w:rPr>
      </w:pPr>
    </w:p>
    <w:p>
      <w:pPr>
        <w:pStyle w:val="30"/>
        <w:numPr>
          <w:ilvl w:val="0"/>
          <w:numId w:val="14"/>
        </w:numPr>
        <w:ind w:firstLineChars="0"/>
        <w:rPr>
          <w:ins w:id="325" w:author="Li Jinjie" w:date="2023-05-06T17:40:00Z"/>
        </w:rPr>
        <w:pPrChange w:id="324" w:author="Li Jinjie" w:date="2023-05-06T17:42:00Z">
          <w:pPr/>
        </w:pPrChange>
      </w:pPr>
      <w:ins w:id="326" w:author="Li Jinjie" w:date="2023-05-06T17:39:00Z">
        <w:r>
          <w:rPr>
            <w:rFonts w:hint="eastAsia"/>
          </w:rPr>
          <w:t>文中公式可用MathType</w:t>
        </w:r>
      </w:ins>
      <w:ins w:id="327" w:author="Li Jinjie" w:date="2023-05-06T17:40:00Z">
        <w:r>
          <w:rPr>
            <w:rFonts w:hint="eastAsia"/>
          </w:rPr>
          <w:t>编写，可以自动编号，可以自动引用。</w:t>
        </w:r>
      </w:ins>
    </w:p>
    <w:p>
      <w:pPr>
        <w:pStyle w:val="59"/>
        <w:rPr>
          <w:ins w:id="329" w:author="Li Jinjie" w:date="2023-05-06T17:34:00Z"/>
        </w:rPr>
        <w:pPrChange w:id="328" w:author="Li Jinjie" w:date="2023-05-06T17:40:00Z">
          <w:pPr/>
        </w:pPrChange>
      </w:pPr>
      <w:ins w:id="330" w:author="Li Jinjie" w:date="2023-05-06T17:40:00Z">
        <w:r>
          <w:rPr/>
          <w:tab/>
        </w:r>
      </w:ins>
      <w:ins w:id="331" w:author="Li Jinjie" w:date="2023-05-06T17:40:00Z"/>
      <w:ins w:id="333" w:author="Li Jinjie" w:date="2023-05-06T17:40:00Z"/>
      <w:ins w:id="335" w:author="Li Jinjie" w:date="2023-05-06T17:40:00Z"/>
      <w:ins w:id="337" w:author="Li Jinjie" w:date="2023-05-06T17:40:00Z">
        <w:r>
          <w:rPr>
            <w:position w:val="-6"/>
            <w:rPrChange w:id="340" w:author="Li Jinjie" w:date="2023-05-06T17:40:00Z">
              <w:rPr>
                <w:position w:val="-6"/>
              </w:rPr>
            </w:rPrChange>
          </w:rPr>
          <w:object>
            <v:shape id="_x0000_i1025" o:spt="75" type="#_x0000_t75" style="height:16.15pt;width:42.05pt;" o:ole="t" filled="f" o:preferrelative="t" stroked="f" coordsize="21600,21600">
              <v:path/>
              <v:fill on="f" focussize="0,0"/>
              <v:stroke on="f" joinstyle="miter"/>
              <v:imagedata r:id="rId25" o:title=""/>
              <o:lock v:ext="edit" aspectratio="t"/>
              <w10:wrap type="none"/>
              <w10:anchorlock/>
            </v:shape>
            <o:OLEObject Type="Embed" ProgID="Equation.DSMT4" ShapeID="_x0000_i1025" DrawAspect="Content" ObjectID="_1468075725" r:id="rId24">
              <o:LockedField>false</o:LockedField>
            </o:OLEObject>
          </w:object>
        </w:r>
      </w:ins>
      <w:ins w:id="341" w:author="Li Jinjie" w:date="2023-05-06T17:40:00Z"/>
      <w:ins w:id="343" w:author="Li Jinjie" w:date="2023-05-06T17:40:00Z">
        <w:r>
          <w:rPr/>
          <w:t xml:space="preserve"> </w:t>
        </w:r>
      </w:ins>
      <w:ins w:id="344" w:author="Li Jinjie" w:date="2023-05-06T17:40:00Z">
        <w:r>
          <w:rPr/>
          <w:tab/>
        </w:r>
      </w:ins>
      <w:ins w:id="345" w:author="Li Jinjie" w:date="2023-05-06T17:40:00Z">
        <w:r>
          <w:rPr/>
          <w:fldChar w:fldCharType="begin"/>
        </w:r>
      </w:ins>
      <w:ins w:id="346" w:author="Li Jinjie" w:date="2023-05-06T17:40:00Z">
        <w:r>
          <w:rPr/>
          <w:instrText xml:space="preserve"> MACROBUTTON MTPlaceRef \* MERGEFORMAT </w:instrText>
        </w:r>
      </w:ins>
      <w:ins w:id="347" w:author="Li Jinjie" w:date="2023-05-06T17:40:00Z">
        <w:r>
          <w:rPr/>
          <w:fldChar w:fldCharType="begin"/>
        </w:r>
      </w:ins>
      <w:ins w:id="348" w:author="Li Jinjie" w:date="2023-05-06T17:40:00Z">
        <w:r>
          <w:rPr/>
          <w:instrText xml:space="preserve"> SEQ MTEqn \h \* MERGEFORMAT </w:instrText>
        </w:r>
      </w:ins>
      <w:ins w:id="349" w:author="Li Jinjie" w:date="2023-05-06T17:40:00Z">
        <w:r>
          <w:rPr/>
          <w:fldChar w:fldCharType="end"/>
        </w:r>
      </w:ins>
      <w:ins w:id="350" w:author="Li Jinjie" w:date="2023-05-06T17:40:00Z">
        <w:r>
          <w:rPr/>
          <w:instrText xml:space="preserve">(</w:instrText>
        </w:r>
      </w:ins>
      <w:ins w:id="351" w:author="Li Jinjie" w:date="2023-05-06T17:40:00Z">
        <w:r>
          <w:rPr/>
          <w:fldChar w:fldCharType="begin"/>
        </w:r>
      </w:ins>
      <w:ins w:id="352" w:author="Li Jinjie" w:date="2023-05-06T17:40:00Z">
        <w:r>
          <w:rPr/>
          <w:instrText xml:space="preserve"> SEQ MTChap \c \* Arabic \* MERGEFORMAT </w:instrText>
        </w:r>
      </w:ins>
      <w:r>
        <w:fldChar w:fldCharType="separate"/>
      </w:r>
      <w:ins w:id="353" w:author="Li Jinjie" w:date="2023-05-06T18:04:00Z">
        <w:r>
          <w:rPr/>
          <w:instrText xml:space="preserve">1</w:instrText>
        </w:r>
      </w:ins>
      <w:ins w:id="354" w:author="Li Jinjie" w:date="2023-05-06T17:40:00Z">
        <w:r>
          <w:rPr/>
          <w:fldChar w:fldCharType="end"/>
        </w:r>
      </w:ins>
      <w:ins w:id="355" w:author="Li Jinjie" w:date="2023-05-06T17:40:00Z">
        <w:r>
          <w:rPr/>
          <w:instrText xml:space="preserve">.</w:instrText>
        </w:r>
      </w:ins>
      <w:ins w:id="356" w:author="Li Jinjie" w:date="2023-05-06T17:40:00Z">
        <w:r>
          <w:rPr/>
          <w:fldChar w:fldCharType="begin"/>
        </w:r>
      </w:ins>
      <w:ins w:id="357" w:author="Li Jinjie" w:date="2023-05-06T17:40:00Z">
        <w:r>
          <w:rPr/>
          <w:instrText xml:space="preserve"> SEQ MTEqn \c \* Arabic \* MERGEFORMAT </w:instrText>
        </w:r>
      </w:ins>
      <w:r>
        <w:fldChar w:fldCharType="separate"/>
      </w:r>
      <w:ins w:id="358" w:author="Li Jinjie" w:date="2023-05-06T18:04:00Z">
        <w:r>
          <w:rPr/>
          <w:instrText xml:space="preserve">1</w:instrText>
        </w:r>
      </w:ins>
      <w:ins w:id="359" w:author="Li Jinjie" w:date="2023-05-06T17:40:00Z">
        <w:r>
          <w:rPr/>
          <w:fldChar w:fldCharType="end"/>
        </w:r>
      </w:ins>
      <w:ins w:id="360" w:author="Li Jinjie" w:date="2023-05-06T17:40:00Z">
        <w:r>
          <w:rPr/>
          <w:instrText xml:space="preserve">)</w:instrText>
        </w:r>
      </w:ins>
      <w:ins w:id="361" w:author="Li Jinjie" w:date="2023-05-06T17:40:00Z">
        <w:r>
          <w:rPr/>
          <w:fldChar w:fldCharType="end"/>
        </w:r>
      </w:ins>
    </w:p>
    <w:p>
      <w:pPr>
        <w:rPr>
          <w:ins w:id="362" w:author="Li Jinjie" w:date="2023-05-06T17:47:00Z"/>
        </w:rPr>
      </w:pPr>
    </w:p>
    <w:p>
      <w:pPr>
        <w:pStyle w:val="30"/>
        <w:numPr>
          <w:ilvl w:val="0"/>
          <w:numId w:val="14"/>
        </w:numPr>
        <w:ind w:firstLineChars="0"/>
        <w:rPr>
          <w:ins w:id="364" w:author="Li Jinjie" w:date="2023-05-06T17:48:00Z"/>
        </w:rPr>
        <w:pPrChange w:id="363" w:author="Li Jinjie" w:date="2023-05-06T17:48:00Z">
          <w:pPr/>
        </w:pPrChange>
      </w:pPr>
      <w:ins w:id="365" w:author="Li Jinjie" w:date="2023-05-06T17:47:00Z">
        <w:r>
          <w:rPr>
            <w:rFonts w:hint="eastAsia"/>
          </w:rPr>
          <w:t>对于包含</w:t>
        </w:r>
      </w:ins>
      <w:ins w:id="366" w:author="Li Jinjie" w:date="2023-05-06T17:48:00Z">
        <w:r>
          <w:rPr>
            <w:rFonts w:hint="eastAsia"/>
          </w:rPr>
          <w:t>MathType公式的段落，如果直接采用1</w:t>
        </w:r>
      </w:ins>
      <w:ins w:id="367" w:author="Li Jinjie" w:date="2023-05-06T17:48:00Z">
        <w:r>
          <w:rPr/>
          <w:t>.5</w:t>
        </w:r>
      </w:ins>
      <w:ins w:id="368" w:author="Li Jinjie" w:date="2023-05-06T17:48:00Z">
        <w:r>
          <w:rPr>
            <w:rFonts w:hint="eastAsia"/>
          </w:rPr>
          <w:t>倍行距会导致行宽高低不齐</w:t>
        </w:r>
      </w:ins>
      <w:ins w:id="369" w:author="Li Jinjie" w:date="2023-05-06T17:51:00Z">
        <w:r>
          <w:rPr>
            <w:rFonts w:hint="eastAsia"/>
          </w:rPr>
          <w:t>，极不美观</w:t>
        </w:r>
      </w:ins>
      <w:ins w:id="370" w:author="Li Jinjie" w:date="2023-05-06T17:48:00Z">
        <w:r>
          <w:rPr>
            <w:rFonts w:hint="eastAsia"/>
          </w:rPr>
          <w:t>，如下：</w:t>
        </w:r>
      </w:ins>
    </w:p>
    <w:p>
      <w:pPr>
        <w:rPr>
          <w:ins w:id="371" w:author="Li Jinjie" w:date="2023-05-06T17:51:00Z"/>
        </w:rPr>
      </w:pPr>
    </w:p>
    <w:p>
      <w:pPr>
        <w:ind w:firstLine="480" w:firstLineChars="200"/>
        <w:rPr>
          <w:ins w:id="373" w:author="Li Jinjie" w:date="2023-05-06T17:48:00Z"/>
        </w:rPr>
        <w:pPrChange w:id="372" w:author="Li Jinjie" w:date="2023-05-06T17:51:00Z">
          <w:pPr/>
        </w:pPrChange>
      </w:pPr>
      <w:ins w:id="374" w:author="Li Jinjie" w:date="2023-05-06T17:51:00Z">
        <w:r>
          <w:rPr>
            <w:rFonts w:hint="eastAsia"/>
          </w:rPr>
          <w:t>从明确地角度而言，四元数是复数的不可交换延伸。如把四元数的集合考虑成多维实数空间的话，四元数则代表著一个四维空间，相对于复数为二维空间。</w:t>
        </w:r>
      </w:ins>
    </w:p>
    <w:p>
      <w:pPr>
        <w:ind w:firstLine="480" w:firstLineChars="200"/>
        <w:rPr>
          <w:ins w:id="376" w:author="Li Jinjie" w:date="2023-05-06T17:48:00Z"/>
        </w:rPr>
        <w:pPrChange w:id="375" w:author="Li Jinjie" w:date="2023-05-06T17:49:00Z">
          <w:pPr/>
        </w:pPrChange>
      </w:pPr>
      <w:ins w:id="377" w:author="Li Jinjie" w:date="2023-05-06T17:49:00Z">
        <w:r>
          <w:rPr>
            <w:rFonts w:hint="eastAsia"/>
          </w:rPr>
          <w:t>作为用于描述现实空间的坐标表示方式，人们在复数的基础上创造了四元数并以</w:t>
        </w:r>
      </w:ins>
      <w:ins w:id="378" w:author="Li Jinjie" w:date="2023-05-06T17:49:00Z"/>
      <w:ins w:id="379" w:author="Li Jinjie" w:date="2023-05-06T17:49:00Z"/>
      <w:ins w:id="380" w:author="Li Jinjie" w:date="2023-05-06T17:49:00Z"/>
      <w:ins w:id="381" w:author="Li Jinjie" w:date="2023-05-06T17:49:00Z">
        <w:r>
          <w:rPr>
            <w:position w:val="-10"/>
          </w:rPr>
          <w:object>
            <v:shape id="_x0000_i1026" o:spt="75" type="#_x0000_t75" style="height:16.15pt;width:73.15pt;" o:ole="t" filled="f" o:preferrelative="t" stroked="f" coordsize="21600,21600">
              <v:path/>
              <v:fill on="f" focussize="0,0"/>
              <v:stroke on="f" joinstyle="miter"/>
              <v:imagedata r:id="rId27" o:title=""/>
              <o:lock v:ext="edit" aspectratio="t"/>
              <w10:wrap type="none"/>
              <w10:anchorlock/>
            </v:shape>
            <o:OLEObject Type="Embed" ProgID="Equation.DSMT4" ShapeID="_x0000_i1026" DrawAspect="Content" ObjectID="_1468075726" r:id="rId26">
              <o:LockedField>false</o:LockedField>
            </o:OLEObject>
          </w:object>
        </w:r>
      </w:ins>
      <w:ins w:id="383" w:author="Li Jinjie" w:date="2023-05-06T17:49:00Z"/>
      <w:ins w:id="384" w:author="Li Jinjie" w:date="2023-05-06T17:49:00Z">
        <w:r>
          <w:rPr>
            <w:rFonts w:hint="eastAsia"/>
          </w:rPr>
          <w:t xml:space="preserve">的形式说明空间点所在位置。 </w:t>
        </w:r>
      </w:ins>
      <w:ins w:id="385" w:author="Li Jinjie" w:date="2023-05-06T17:49:00Z"/>
      <w:ins w:id="386" w:author="Li Jinjie" w:date="2023-05-06T17:49:00Z"/>
      <w:ins w:id="387" w:author="Li Jinjie" w:date="2023-05-06T17:49:00Z"/>
      <w:ins w:id="388" w:author="Li Jinjie" w:date="2023-05-06T17:49:00Z">
        <w:r>
          <w:rPr>
            <w:position w:val="-6"/>
          </w:rPr>
          <w:object>
            <v:shape id="_x0000_i1027" o:spt="75" type="#_x0000_t75" style="height:13.25pt;width:6.9pt;" o:ole="t" filled="f" o:preferrelative="t" stroked="f" coordsize="21600,21600">
              <v:path/>
              <v:fill on="f" focussize="0,0"/>
              <v:stroke on="f" joinstyle="miter"/>
              <v:imagedata r:id="rId29" o:title=""/>
              <o:lock v:ext="edit" aspectratio="t"/>
              <w10:wrap type="none"/>
              <w10:anchorlock/>
            </v:shape>
            <o:OLEObject Type="Embed" ProgID="Equation.DSMT4" ShapeID="_x0000_i1027" DrawAspect="Content" ObjectID="_1468075727" r:id="rId28">
              <o:LockedField>false</o:LockedField>
            </o:OLEObject>
          </w:object>
        </w:r>
      </w:ins>
      <w:ins w:id="390" w:author="Li Jinjie" w:date="2023-05-06T17:49:00Z"/>
      <w:ins w:id="391" w:author="Li Jinjie" w:date="2023-05-06T17:49:00Z">
        <w:r>
          <w:rPr>
            <w:rFonts w:hint="eastAsia"/>
          </w:rPr>
          <w:t>、</w:t>
        </w:r>
      </w:ins>
      <w:ins w:id="392" w:author="Li Jinjie" w:date="2023-05-06T17:50:00Z"/>
      <w:ins w:id="393" w:author="Li Jinjie" w:date="2023-05-06T17:50:00Z"/>
      <w:ins w:id="394" w:author="Li Jinjie" w:date="2023-05-06T17:50:00Z"/>
      <w:ins w:id="395" w:author="Li Jinjie" w:date="2023-05-06T17:50:00Z">
        <w:r>
          <w:rPr>
            <w:position w:val="-10"/>
          </w:rPr>
          <w:object>
            <v:shape id="_x0000_i1028" o:spt="75" type="#_x0000_t75" style="height:15pt;width:9.8pt;" o:ole="t" filled="f" o:preferrelative="t" stroked="f" coordsize="21600,21600">
              <v:path/>
              <v:fill on="f" focussize="0,0"/>
              <v:stroke on="f" joinstyle="miter"/>
              <v:imagedata r:id="rId31" o:title=""/>
              <o:lock v:ext="edit" aspectratio="t"/>
              <w10:wrap type="none"/>
              <w10:anchorlock/>
            </v:shape>
            <o:OLEObject Type="Embed" ProgID="Equation.DSMT4" ShapeID="_x0000_i1028" DrawAspect="Content" ObjectID="_1468075728" r:id="rId30">
              <o:LockedField>false</o:LockedField>
            </o:OLEObject>
          </w:object>
        </w:r>
      </w:ins>
      <w:ins w:id="397" w:author="Li Jinjie" w:date="2023-05-06T17:50:00Z"/>
      <w:ins w:id="398" w:author="Li Jinjie" w:date="2023-05-06T17:49:00Z">
        <w:r>
          <w:rPr>
            <w:rFonts w:hint="eastAsia"/>
          </w:rPr>
          <w:t>、</w:t>
        </w:r>
      </w:ins>
      <w:ins w:id="399" w:author="Li Jinjie" w:date="2023-05-06T17:50:00Z"/>
      <w:ins w:id="400" w:author="Li Jinjie" w:date="2023-05-06T17:50:00Z"/>
      <w:ins w:id="401" w:author="Li Jinjie" w:date="2023-05-06T17:50:00Z"/>
      <w:ins w:id="402" w:author="Li Jinjie" w:date="2023-05-06T17:50:00Z">
        <w:r>
          <w:rPr>
            <w:position w:val="-6"/>
          </w:rPr>
          <w:object>
            <v:shape id="_x0000_i1029" o:spt="75" type="#_x0000_t75" style="height:13.8pt;width:9.8pt;" o:ole="t" filled="f" o:preferrelative="t" stroked="f" coordsize="21600,21600">
              <v:path/>
              <v:fill on="f" focussize="0,0"/>
              <v:stroke on="f" joinstyle="miter"/>
              <v:imagedata r:id="rId33" o:title=""/>
              <o:lock v:ext="edit" aspectratio="t"/>
              <w10:wrap type="none"/>
              <w10:anchorlock/>
            </v:shape>
            <o:OLEObject Type="Embed" ProgID="Equation.DSMT4" ShapeID="_x0000_i1029" DrawAspect="Content" ObjectID="_1468075729" r:id="rId32">
              <o:LockedField>false</o:LockedField>
            </o:OLEObject>
          </w:object>
        </w:r>
      </w:ins>
      <w:ins w:id="404" w:author="Li Jinjie" w:date="2023-05-06T17:50:00Z"/>
      <w:ins w:id="405" w:author="Li Jinjie" w:date="2023-05-06T17:49:00Z">
        <w:r>
          <w:rPr>
            <w:rFonts w:hint="eastAsia"/>
          </w:rPr>
          <w:t>作为一种特殊的虚数单位参与运算，并有以下运算规则：</w:t>
        </w:r>
      </w:ins>
      <w:ins w:id="406" w:author="Li Jinjie" w:date="2023-05-06T17:50:00Z"/>
      <w:ins w:id="407" w:author="Li Jinjie" w:date="2023-05-06T17:50:00Z"/>
      <w:ins w:id="408" w:author="Li Jinjie" w:date="2023-05-06T17:50:00Z"/>
      <w:ins w:id="409" w:author="Li Jinjie" w:date="2023-05-06T17:50:00Z">
        <w:r>
          <w:rPr>
            <w:position w:val="-10"/>
          </w:rPr>
          <w:object>
            <v:shape id="_x0000_i1030" o:spt="75" type="#_x0000_t75" style="height:17.85pt;width:73.75pt;" o:ole="t" filled="f" o:preferrelative="t" stroked="f" coordsize="21600,21600">
              <v:path/>
              <v:fill on="f" focussize="0,0"/>
              <v:stroke on="f" joinstyle="miter"/>
              <v:imagedata r:id="rId35" o:title=""/>
              <o:lock v:ext="edit" aspectratio="t"/>
              <w10:wrap type="none"/>
              <w10:anchorlock/>
            </v:shape>
            <o:OLEObject Type="Embed" ProgID="Equation.DSMT4" ShapeID="_x0000_i1030" DrawAspect="Content" ObjectID="_1468075730" r:id="rId34">
              <o:LockedField>false</o:LockedField>
            </o:OLEObject>
          </w:object>
        </w:r>
      </w:ins>
      <w:ins w:id="411" w:author="Li Jinjie" w:date="2023-05-06T17:50:00Z"/>
      <w:ins w:id="412" w:author="Li Jinjie" w:date="2023-05-06T17:49:00Z">
        <w:r>
          <w:rPr>
            <w:rFonts w:hint="eastAsia"/>
          </w:rPr>
          <w:t>，</w:t>
        </w:r>
      </w:ins>
      <w:ins w:id="413" w:author="Li Jinjie" w:date="2023-05-06T17:50:00Z"/>
      <w:ins w:id="414" w:author="Li Jinjie" w:date="2023-05-06T17:50:00Z"/>
      <w:ins w:id="415" w:author="Li Jinjie" w:date="2023-05-06T17:50:00Z"/>
      <w:ins w:id="416" w:author="Li Jinjie" w:date="2023-05-06T17:50:00Z">
        <w:r>
          <w:rPr>
            <w:position w:val="-10"/>
          </w:rPr>
          <w:object>
            <v:shape id="_x0000_i1031" o:spt="75" type="#_x0000_t75" style="height:17.85pt;width:82.95pt;" o:ole="t" filled="f" o:preferrelative="t" stroked="f" coordsize="21600,21600">
              <v:path/>
              <v:fill on="f" focussize="0,0"/>
              <v:stroke on="f" joinstyle="miter"/>
              <v:imagedata r:id="rId37" o:title=""/>
              <o:lock v:ext="edit" aspectratio="t"/>
              <w10:wrap type="none"/>
              <w10:anchorlock/>
            </v:shape>
            <o:OLEObject Type="Embed" ProgID="Equation.DSMT4" ShapeID="_x0000_i1031" DrawAspect="Content" ObjectID="_1468075731" r:id="rId36">
              <o:LockedField>false</o:LockedField>
            </o:OLEObject>
          </w:object>
        </w:r>
      </w:ins>
      <w:ins w:id="418" w:author="Li Jinjie" w:date="2023-05-06T17:50:00Z"/>
      <w:ins w:id="419" w:author="Li Jinjie" w:date="2023-05-06T17:50:00Z">
        <w:r>
          <w:rPr>
            <w:rFonts w:hint="eastAsia"/>
          </w:rPr>
          <w:t>。</w:t>
        </w:r>
      </w:ins>
    </w:p>
    <w:p>
      <w:pPr>
        <w:rPr>
          <w:ins w:id="420" w:author="Li Jinjie" w:date="2023-05-06T17:51:00Z"/>
        </w:rPr>
      </w:pPr>
    </w:p>
    <w:p>
      <w:pPr>
        <w:rPr>
          <w:ins w:id="421" w:author="Li Jinjie" w:date="2023-05-06T17:51:00Z"/>
        </w:rPr>
      </w:pPr>
      <w:ins w:id="422" w:author="Li Jinjie" w:date="2023-05-06T17:51:00Z">
        <w:r>
          <w:rPr>
            <w:rFonts w:hint="eastAsia"/>
          </w:rPr>
          <w:t>为解决上述问题，引入一种新的样式：phd</w:t>
        </w:r>
      </w:ins>
      <w:ins w:id="423" w:author="Li Jinjie" w:date="2023-05-06T17:51:00Z">
        <w:r>
          <w:rPr/>
          <w:t>_</w:t>
        </w:r>
      </w:ins>
      <w:ins w:id="424" w:author="Li Jinjie" w:date="2023-05-06T17:51:00Z">
        <w:r>
          <w:rPr>
            <w:rFonts w:hint="eastAsia"/>
          </w:rPr>
          <w:t>正文，</w:t>
        </w:r>
      </w:ins>
      <w:ins w:id="425" w:author="Li Jinjie" w:date="2023-05-06T17:52:00Z">
        <w:r>
          <w:rPr>
            <w:rFonts w:hint="eastAsia"/>
          </w:rPr>
          <w:t>采用固定值2</w:t>
        </w:r>
      </w:ins>
      <w:ins w:id="426" w:author="Li Jinjie" w:date="2023-05-06T17:52:00Z">
        <w:r>
          <w:rPr/>
          <w:t>4.4</w:t>
        </w:r>
      </w:ins>
      <w:ins w:id="427" w:author="Li Jinjie" w:date="2023-05-06T17:52:00Z">
        <w:r>
          <w:rPr>
            <w:rFonts w:hint="eastAsia"/>
          </w:rPr>
          <w:t>磅</w:t>
        </w:r>
      </w:ins>
      <w:ins w:id="428" w:author="Li Jinjie" w:date="2023-05-06T17:55:00Z">
        <w:r>
          <w:rPr>
            <w:rFonts w:hint="eastAsia"/>
          </w:rPr>
          <w:t>（量了一下与word的1</w:t>
        </w:r>
      </w:ins>
      <w:ins w:id="429" w:author="Li Jinjie" w:date="2023-05-06T17:55:00Z">
        <w:r>
          <w:rPr/>
          <w:t>.5</w:t>
        </w:r>
      </w:ins>
      <w:ins w:id="430" w:author="Li Jinjie" w:date="2023-05-06T17:55:00Z">
        <w:r>
          <w:rPr>
            <w:rFonts w:hint="eastAsia"/>
          </w:rPr>
          <w:t>倍行距相符）</w:t>
        </w:r>
      </w:ins>
      <w:ins w:id="431" w:author="Li Jinjie" w:date="2023-05-06T17:52:00Z">
        <w:r>
          <w:rPr>
            <w:rFonts w:hint="eastAsia"/>
          </w:rPr>
          <w:t>设置行宽，同时设置首行缩进2字符，效果如下：</w:t>
        </w:r>
      </w:ins>
    </w:p>
    <w:p>
      <w:pPr>
        <w:spacing w:before="163" w:after="163"/>
        <w:rPr>
          <w:ins w:id="433" w:author="Li Jinjie" w:date="2023-05-06T17:34:00Z"/>
        </w:rPr>
        <w:pPrChange w:id="432" w:author="Li Jinjie" w:date="2023-05-06T17:34:00Z">
          <w:pPr>
            <w:pStyle w:val="37"/>
            <w:spacing w:before="163" w:after="163"/>
          </w:pPr>
        </w:pPrChange>
      </w:pPr>
    </w:p>
    <w:p>
      <w:pPr>
        <w:pStyle w:val="63"/>
        <w:ind w:firstLine="480" w:firstLineChars="200"/>
        <w:rPr>
          <w:ins w:id="435" w:author="Li Jinjie" w:date="2023-05-06T17:52:00Z"/>
        </w:rPr>
        <w:pPrChange w:id="434" w:author="Li Jinjie" w:date="2023-05-06T17:52:00Z">
          <w:pPr>
            <w:ind w:firstLine="480" w:firstLineChars="200"/>
          </w:pPr>
        </w:pPrChange>
      </w:pPr>
      <w:ins w:id="436" w:author="Li Jinjie" w:date="2023-05-06T17:52:00Z">
        <w:r>
          <w:rPr>
            <w:rFonts w:hint="eastAsia"/>
          </w:rPr>
          <w:t>从明确地角度而言，四元数是复数的不可交换延伸。如把四元数的集合考虑成多维实数空间的话，四元数则代表著一个四维空间，相对于复数为二维空间。</w:t>
        </w:r>
      </w:ins>
    </w:p>
    <w:p>
      <w:pPr>
        <w:pStyle w:val="63"/>
        <w:ind w:firstLine="480" w:firstLineChars="200"/>
        <w:rPr>
          <w:ins w:id="438" w:author="Li Jinjie" w:date="2023-05-06T17:52:00Z"/>
        </w:rPr>
        <w:pPrChange w:id="437" w:author="Li Jinjie" w:date="2023-05-06T17:52:00Z">
          <w:pPr>
            <w:ind w:firstLine="480" w:firstLineChars="200"/>
          </w:pPr>
        </w:pPrChange>
      </w:pPr>
      <w:ins w:id="439" w:author="Li Jinjie" w:date="2023-05-06T17:52:00Z">
        <w:r>
          <w:rPr>
            <w:rFonts w:hint="eastAsia"/>
          </w:rPr>
          <w:t>作为用于描述现实空间的坐标表示方式，人们在复数的基础上创造了四元数并以</w:t>
        </w:r>
      </w:ins>
      <w:ins w:id="440" w:author="Li Jinjie" w:date="2023-05-06T17:52:00Z"/>
      <w:ins w:id="441" w:author="Li Jinjie" w:date="2023-05-06T17:52:00Z"/>
      <w:ins w:id="442" w:author="Li Jinjie" w:date="2023-05-06T17:52:00Z"/>
      <w:ins w:id="443" w:author="Li Jinjie" w:date="2023-05-06T17:52:00Z">
        <w:r>
          <w:rPr/>
          <w:object>
            <v:shape id="_x0000_i1032" o:spt="75" type="#_x0000_t75" style="height:16.15pt;width:73.15pt;" o:ole="t" filled="f" o:preferrelative="t" stroked="f" coordsize="21600,21600">
              <v:path/>
              <v:fill on="f" focussize="0,0"/>
              <v:stroke on="f" joinstyle="miter"/>
              <v:imagedata r:id="rId27" o:title=""/>
              <o:lock v:ext="edit" aspectratio="t"/>
              <w10:wrap type="none"/>
              <w10:anchorlock/>
            </v:shape>
            <o:OLEObject Type="Embed" ProgID="Equation.DSMT4" ShapeID="_x0000_i1032" DrawAspect="Content" ObjectID="_1468075732" r:id="rId38">
              <o:LockedField>false</o:LockedField>
            </o:OLEObject>
          </w:object>
        </w:r>
      </w:ins>
      <w:ins w:id="445" w:author="Li Jinjie" w:date="2023-05-06T17:52:00Z"/>
      <w:ins w:id="446" w:author="Li Jinjie" w:date="2023-05-06T17:52:00Z">
        <w:r>
          <w:rPr>
            <w:rFonts w:hint="eastAsia"/>
          </w:rPr>
          <w:t>的形式说明空间点所在位置。</w:t>
        </w:r>
      </w:ins>
      <w:ins w:id="447" w:author="Li Jinjie" w:date="2023-05-06T17:52:00Z">
        <w:r>
          <w:rPr/>
          <w:t xml:space="preserve"> </w:t>
        </w:r>
      </w:ins>
      <w:ins w:id="448" w:author="Li Jinjie" w:date="2023-05-06T17:52:00Z"/>
      <w:ins w:id="449" w:author="Li Jinjie" w:date="2023-05-06T17:52:00Z"/>
      <w:ins w:id="450" w:author="Li Jinjie" w:date="2023-05-06T17:52:00Z"/>
      <w:ins w:id="451" w:author="Li Jinjie" w:date="2023-05-06T17:52:00Z">
        <w:r>
          <w:rPr/>
          <w:object>
            <v:shape id="_x0000_i1033" o:spt="75" type="#_x0000_t75" style="height:13.25pt;width:6.9pt;" o:ole="t" filled="f" o:preferrelative="t" stroked="f" coordsize="21600,21600">
              <v:path/>
              <v:fill on="f" focussize="0,0"/>
              <v:stroke on="f" joinstyle="miter"/>
              <v:imagedata r:id="rId29" o:title=""/>
              <o:lock v:ext="edit" aspectratio="t"/>
              <w10:wrap type="none"/>
              <w10:anchorlock/>
            </v:shape>
            <o:OLEObject Type="Embed" ProgID="Equation.DSMT4" ShapeID="_x0000_i1033" DrawAspect="Content" ObjectID="_1468075733" r:id="rId39">
              <o:LockedField>false</o:LockedField>
            </o:OLEObject>
          </w:object>
        </w:r>
      </w:ins>
      <w:ins w:id="453" w:author="Li Jinjie" w:date="2023-05-06T17:52:00Z"/>
      <w:ins w:id="454" w:author="Li Jinjie" w:date="2023-05-06T17:52:00Z">
        <w:r>
          <w:rPr>
            <w:rFonts w:hint="eastAsia"/>
          </w:rPr>
          <w:t>、</w:t>
        </w:r>
      </w:ins>
      <w:ins w:id="455" w:author="Li Jinjie" w:date="2023-05-06T17:52:00Z"/>
      <w:ins w:id="456" w:author="Li Jinjie" w:date="2023-05-06T17:52:00Z"/>
      <w:ins w:id="457" w:author="Li Jinjie" w:date="2023-05-06T17:52:00Z"/>
      <w:ins w:id="458" w:author="Li Jinjie" w:date="2023-05-06T17:52:00Z">
        <w:r>
          <w:rPr/>
          <w:object>
            <v:shape id="_x0000_i1034" o:spt="75" type="#_x0000_t75" style="height:15pt;width:9.8pt;" o:ole="t" filled="f" o:preferrelative="t" stroked="f" coordsize="21600,21600">
              <v:path/>
              <v:fill on="f" focussize="0,0"/>
              <v:stroke on="f" joinstyle="miter"/>
              <v:imagedata r:id="rId31" o:title=""/>
              <o:lock v:ext="edit" aspectratio="t"/>
              <w10:wrap type="none"/>
              <w10:anchorlock/>
            </v:shape>
            <o:OLEObject Type="Embed" ProgID="Equation.DSMT4" ShapeID="_x0000_i1034" DrawAspect="Content" ObjectID="_1468075734" r:id="rId40">
              <o:LockedField>false</o:LockedField>
            </o:OLEObject>
          </w:object>
        </w:r>
      </w:ins>
      <w:ins w:id="460" w:author="Li Jinjie" w:date="2023-05-06T17:52:00Z"/>
      <w:ins w:id="461" w:author="Li Jinjie" w:date="2023-05-06T17:52:00Z">
        <w:r>
          <w:rPr>
            <w:rFonts w:hint="eastAsia"/>
          </w:rPr>
          <w:t>、</w:t>
        </w:r>
      </w:ins>
      <w:ins w:id="462" w:author="Li Jinjie" w:date="2023-05-06T17:52:00Z"/>
      <w:ins w:id="463" w:author="Li Jinjie" w:date="2023-05-06T17:52:00Z"/>
      <w:ins w:id="464" w:author="Li Jinjie" w:date="2023-05-06T17:52:00Z"/>
      <w:ins w:id="465" w:author="Li Jinjie" w:date="2023-05-06T17:52:00Z">
        <w:r>
          <w:rPr/>
          <w:object>
            <v:shape id="_x0000_i1035" o:spt="75" type="#_x0000_t75" style="height:13.8pt;width:9.8pt;" o:ole="t" filled="f" o:preferrelative="t" stroked="f" coordsize="21600,21600">
              <v:path/>
              <v:fill on="f" focussize="0,0"/>
              <v:stroke on="f" joinstyle="miter"/>
              <v:imagedata r:id="rId33" o:title=""/>
              <o:lock v:ext="edit" aspectratio="t"/>
              <w10:wrap type="none"/>
              <w10:anchorlock/>
            </v:shape>
            <o:OLEObject Type="Embed" ProgID="Equation.DSMT4" ShapeID="_x0000_i1035" DrawAspect="Content" ObjectID="_1468075735" r:id="rId41">
              <o:LockedField>false</o:LockedField>
            </o:OLEObject>
          </w:object>
        </w:r>
      </w:ins>
      <w:ins w:id="467" w:author="Li Jinjie" w:date="2023-05-06T17:52:00Z"/>
      <w:ins w:id="468" w:author="Li Jinjie" w:date="2023-05-06T17:52:00Z">
        <w:r>
          <w:rPr>
            <w:rFonts w:hint="eastAsia"/>
          </w:rPr>
          <w:t>作为一种特殊的虚数单位参与运算，并有以下运算规则：</w:t>
        </w:r>
      </w:ins>
      <w:ins w:id="469" w:author="Li Jinjie" w:date="2023-05-06T17:52:00Z"/>
      <w:ins w:id="470" w:author="Li Jinjie" w:date="2023-05-06T17:52:00Z"/>
      <w:ins w:id="471" w:author="Li Jinjie" w:date="2023-05-06T17:52:00Z"/>
      <w:ins w:id="472" w:author="Li Jinjie" w:date="2023-05-06T17:52:00Z">
        <w:r>
          <w:rPr/>
          <w:object>
            <v:shape id="_x0000_i1036" o:spt="75" type="#_x0000_t75" style="height:17.85pt;width:73.75pt;" o:ole="t" filled="f" o:preferrelative="t" stroked="f" coordsize="21600,21600">
              <v:path/>
              <v:fill on="f" focussize="0,0"/>
              <v:stroke on="f" joinstyle="miter"/>
              <v:imagedata r:id="rId35" o:title=""/>
              <o:lock v:ext="edit" aspectratio="t"/>
              <w10:wrap type="none"/>
              <w10:anchorlock/>
            </v:shape>
            <o:OLEObject Type="Embed" ProgID="Equation.DSMT4" ShapeID="_x0000_i1036" DrawAspect="Content" ObjectID="_1468075736" r:id="rId42">
              <o:LockedField>false</o:LockedField>
            </o:OLEObject>
          </w:object>
        </w:r>
      </w:ins>
      <w:ins w:id="474" w:author="Li Jinjie" w:date="2023-05-06T17:52:00Z"/>
      <w:ins w:id="475" w:author="Li Jinjie" w:date="2023-05-06T17:52:00Z">
        <w:r>
          <w:rPr>
            <w:rFonts w:hint="eastAsia"/>
          </w:rPr>
          <w:t>，</w:t>
        </w:r>
      </w:ins>
      <w:ins w:id="476" w:author="Li Jinjie" w:date="2023-05-06T17:52:00Z"/>
      <w:ins w:id="477" w:author="Li Jinjie" w:date="2023-05-06T17:52:00Z"/>
      <w:ins w:id="478" w:author="Li Jinjie" w:date="2023-05-06T17:52:00Z"/>
      <w:ins w:id="479" w:author="Li Jinjie" w:date="2023-05-06T17:52:00Z">
        <w:r>
          <w:rPr/>
          <w:object>
            <v:shape id="_x0000_i1037" o:spt="75" type="#_x0000_t75" style="height:17.85pt;width:82.95pt;" o:ole="t" filled="f" o:preferrelative="t" stroked="f" coordsize="21600,21600">
              <v:path/>
              <v:fill on="f" focussize="0,0"/>
              <v:stroke on="f" joinstyle="miter"/>
              <v:imagedata r:id="rId37" o:title=""/>
              <o:lock v:ext="edit" aspectratio="t"/>
              <w10:wrap type="none"/>
              <w10:anchorlock/>
            </v:shape>
            <o:OLEObject Type="Embed" ProgID="Equation.DSMT4" ShapeID="_x0000_i1037" DrawAspect="Content" ObjectID="_1468075737" r:id="rId43">
              <o:LockedField>false</o:LockedField>
            </o:OLEObject>
          </w:object>
        </w:r>
      </w:ins>
      <w:ins w:id="481" w:author="Li Jinjie" w:date="2023-05-06T17:52:00Z"/>
      <w:ins w:id="482" w:author="Li Jinjie" w:date="2023-05-06T17:52:00Z">
        <w:r>
          <w:rPr>
            <w:rFonts w:hint="eastAsia"/>
          </w:rPr>
          <w:t>。</w:t>
        </w:r>
      </w:ins>
    </w:p>
    <w:p>
      <w:pPr>
        <w:rPr>
          <w:ins w:id="483" w:author="Li Jinjie" w:date="2023-05-06T17:53:00Z"/>
        </w:rPr>
      </w:pPr>
      <w:ins w:id="484" w:author="Li Jinjie" w:date="2023-05-06T17:53:00Z">
        <w:r>
          <w:rPr>
            <w:rFonts w:hint="eastAsia"/>
          </w:rPr>
          <w:t>注意若只应用一次样式，会出现公式靠下的情况。这个时候再应用一次样式就好了。</w:t>
        </w:r>
      </w:ins>
    </w:p>
    <w:p>
      <w:pPr>
        <w:rPr>
          <w:ins w:id="485" w:author="Li Jinjie" w:date="2023-05-06T17:52:00Z"/>
        </w:rPr>
      </w:pPr>
    </w:p>
    <w:p>
      <w:pPr>
        <w:rPr>
          <w:ins w:id="486" w:author="Li Jinjie" w:date="2023-05-06T17:55:00Z"/>
        </w:rPr>
      </w:pPr>
    </w:p>
    <w:p>
      <w:pPr>
        <w:pStyle w:val="30"/>
        <w:numPr>
          <w:ilvl w:val="0"/>
          <w:numId w:val="14"/>
        </w:numPr>
        <w:ind w:firstLineChars="0"/>
        <w:rPr>
          <w:ins w:id="488" w:author="Li Jinjie" w:date="2023-05-06T17:55:00Z"/>
        </w:rPr>
        <w:pPrChange w:id="487" w:author="Li Jinjie" w:date="2023-05-06T17:59:00Z">
          <w:pPr/>
        </w:pPrChange>
      </w:pPr>
      <w:ins w:id="489" w:author="Li Jinjie" w:date="2023-05-06T17:58:00Z">
        <w:r>
          <w:rPr>
            <w:rFonts w:hint="eastAsia"/>
          </w:rPr>
          <w:t>页码较为靠上。原先为1</w:t>
        </w:r>
      </w:ins>
      <w:ins w:id="490" w:author="Li Jinjie" w:date="2023-05-06T17:58:00Z">
        <w:r>
          <w:rPr/>
          <w:t>.5</w:t>
        </w:r>
      </w:ins>
      <w:ins w:id="491" w:author="Li Jinjie" w:date="2023-05-06T17:58:00Z">
        <w:r>
          <w:rPr>
            <w:rFonts w:hint="eastAsia"/>
          </w:rPr>
          <w:t>倍行距，应该设置为单倍行距。</w:t>
        </w:r>
      </w:ins>
    </w:p>
    <w:p>
      <w:pPr>
        <w:rPr>
          <w:ins w:id="492" w:author="Li Jinjie" w:date="2023-05-06T17:59:00Z"/>
        </w:rPr>
      </w:pPr>
    </w:p>
    <w:p>
      <w:pPr>
        <w:pStyle w:val="30"/>
        <w:numPr>
          <w:ilvl w:val="0"/>
          <w:numId w:val="14"/>
        </w:numPr>
        <w:ind w:firstLineChars="0"/>
        <w:rPr>
          <w:ins w:id="494" w:author="Li Jinjie" w:date="2023-05-06T17:55:00Z"/>
        </w:rPr>
        <w:pPrChange w:id="493" w:author="Li Jinjie" w:date="2023-05-06T18:00:00Z">
          <w:pPr/>
        </w:pPrChange>
      </w:pPr>
      <w:ins w:id="495" w:author="Li Jinjie" w:date="2023-05-06T17:59:00Z">
        <w:r>
          <w:rPr>
            <w:rFonts w:hint="eastAsia"/>
          </w:rPr>
          <w:t>奇偶页的顶端文字与页眉的距离不同，发现是</w:t>
        </w:r>
      </w:ins>
      <w:ins w:id="496" w:author="Li Jinjie" w:date="2023-05-06T18:00:00Z">
        <w:r>
          <w:rPr>
            <w:rFonts w:hint="eastAsia"/>
          </w:rPr>
          <w:t>奇数页页眉多了一个换行符。</w:t>
        </w:r>
      </w:ins>
    </w:p>
    <w:p>
      <w:pPr>
        <w:rPr>
          <w:ins w:id="497" w:author="Li Jinjie" w:date="2023-05-06T17:55:00Z"/>
        </w:rPr>
      </w:pPr>
    </w:p>
    <w:p>
      <w:pPr>
        <w:pStyle w:val="30"/>
        <w:numPr>
          <w:ilvl w:val="0"/>
          <w:numId w:val="14"/>
        </w:numPr>
        <w:ind w:firstLineChars="0"/>
        <w:rPr>
          <w:ins w:id="499" w:author="Li Jinjie" w:date="2023-05-06T17:55:00Z"/>
        </w:rPr>
        <w:pPrChange w:id="498" w:author="Li Jinjie" w:date="2023-05-06T18:01:00Z">
          <w:pPr/>
        </w:pPrChange>
      </w:pPr>
      <w:ins w:id="500" w:author="Li Jinjie" w:date="2023-05-06T18:01:00Z">
        <w:r>
          <w:rPr>
            <w:rFonts w:hint="eastAsia"/>
          </w:rPr>
          <w:t>导出PDF时，注意检查Math</w:t>
        </w:r>
      </w:ins>
      <w:ins w:id="501" w:author="Li Jinjie" w:date="2023-05-06T18:02:00Z">
        <w:r>
          <w:rPr>
            <w:rFonts w:hint="eastAsia"/>
          </w:rPr>
          <w:t>T</w:t>
        </w:r>
      </w:ins>
      <w:ins w:id="502" w:author="Li Jinjie" w:date="2023-05-06T18:01:00Z">
        <w:r>
          <w:rPr>
            <w:rFonts w:hint="eastAsia"/>
          </w:rPr>
          <w:t>ype</w:t>
        </w:r>
      </w:ins>
      <w:ins w:id="503" w:author="Li Jinjie" w:date="2023-05-06T18:02:00Z">
        <w:r>
          <w:rPr>
            <w:rFonts w:hint="eastAsia"/>
          </w:rPr>
          <w:t>公式是否出现乱码。导出为</w:t>
        </w:r>
      </w:ins>
      <w:ins w:id="504" w:author="Li Jinjie" w:date="2023-05-06T18:03:00Z">
        <w:r>
          <w:rPr>
            <w:rFonts w:hint="eastAsia"/>
          </w:rPr>
          <w:t>PDF</w:t>
        </w:r>
      </w:ins>
      <w:ins w:id="505" w:author="Li Jinjie" w:date="2023-05-06T18:02:00Z">
        <w:r>
          <w:rPr>
            <w:rFonts w:hint="eastAsia"/>
          </w:rPr>
          <w:t>时应勾选</w:t>
        </w:r>
      </w:ins>
      <w:ins w:id="506" w:author="Li Jinjie" w:date="2023-05-06T18:02:00Z">
        <w:r>
          <w:rPr/>
          <w:drawing>
            <wp:inline distT="0" distB="0" distL="0" distR="0">
              <wp:extent cx="2056765" cy="199390"/>
              <wp:effectExtent l="0" t="0" r="63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4"/>
                      <a:stretch>
                        <a:fillRect/>
                      </a:stretch>
                    </pic:blipFill>
                    <pic:spPr>
                      <a:xfrm>
                        <a:off x="0" y="0"/>
                        <a:ext cx="2057143" cy="200000"/>
                      </a:xfrm>
                      <a:prstGeom prst="rect">
                        <a:avLst/>
                      </a:prstGeom>
                    </pic:spPr>
                  </pic:pic>
                </a:graphicData>
              </a:graphic>
            </wp:inline>
          </w:drawing>
        </w:r>
      </w:ins>
      <w:ins w:id="508" w:author="Li Jinjie" w:date="2023-05-06T18:02:00Z">
        <w:r>
          <w:rPr>
            <w:rFonts w:hint="eastAsia"/>
          </w:rPr>
          <w:t>，打印</w:t>
        </w:r>
      </w:ins>
      <w:ins w:id="509" w:author="Li Jinjie" w:date="2023-05-06T18:03:00Z">
        <w:r>
          <w:rPr>
            <w:rFonts w:hint="eastAsia"/>
          </w:rPr>
          <w:t>为PDF时应取消勾选</w:t>
        </w:r>
      </w:ins>
      <w:ins w:id="510" w:author="Li Jinjie" w:date="2023-05-06T18:03:00Z">
        <w:r>
          <w:rPr/>
          <w:drawing>
            <wp:inline distT="0" distB="0" distL="0" distR="0">
              <wp:extent cx="2142490" cy="189865"/>
              <wp:effectExtent l="0" t="0" r="0" b="63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45"/>
                      <a:stretch>
                        <a:fillRect/>
                      </a:stretch>
                    </pic:blipFill>
                    <pic:spPr>
                      <a:xfrm>
                        <a:off x="0" y="0"/>
                        <a:ext cx="2142857" cy="190476"/>
                      </a:xfrm>
                      <a:prstGeom prst="rect">
                        <a:avLst/>
                      </a:prstGeom>
                    </pic:spPr>
                  </pic:pic>
                </a:graphicData>
              </a:graphic>
            </wp:inline>
          </w:drawing>
        </w:r>
      </w:ins>
      <w:ins w:id="512" w:author="Li Jinjie" w:date="2023-05-06T18:03:00Z">
        <w:r>
          <w:rPr>
            <w:rFonts w:hint="eastAsia"/>
          </w:rPr>
          <w:t>，并将</w:t>
        </w:r>
      </w:ins>
      <w:ins w:id="513" w:author="Li Jinjie" w:date="2023-05-06T18:04:00Z">
        <w:r>
          <w:rPr>
            <w:rFonts w:hint="eastAsia"/>
          </w:rPr>
          <w:t>默认</w:t>
        </w:r>
      </w:ins>
      <w:ins w:id="514" w:author="Li Jinjie" w:date="2023-05-06T18:03:00Z">
        <w:r>
          <w:rPr>
            <w:rFonts w:hint="eastAsia"/>
          </w:rPr>
          <w:t>设置</w:t>
        </w:r>
      </w:ins>
      <w:ins w:id="515" w:author="Li Jinjie" w:date="2023-05-06T18:04:00Z">
        <w:r>
          <w:rPr>
            <w:rFonts w:hint="eastAsia"/>
          </w:rPr>
          <w:t>选</w:t>
        </w:r>
      </w:ins>
      <w:ins w:id="516" w:author="Li Jinjie" w:date="2023-05-06T18:03:00Z">
        <w:r>
          <w:rPr>
            <w:rFonts w:hint="eastAsia"/>
          </w:rPr>
          <w:t>为“高质量打印”，以获得较清晰的图片。</w:t>
        </w:r>
      </w:ins>
      <w:ins w:id="517" w:author="Li Jinjie" w:date="2023-05-06T18:06:00Z">
        <w:r>
          <w:rPr>
            <w:rFonts w:hint="eastAsia"/>
          </w:rPr>
          <w:t>盲审时的教训</w:t>
        </w:r>
      </w:ins>
      <w:ins w:id="518" w:author="Li Jinjie" w:date="2023-05-06T18:06:00Z">
        <w:r>
          <w:rPr/>
          <w:t>……</w:t>
        </w:r>
      </w:ins>
    </w:p>
    <w:p>
      <w:pPr>
        <w:rPr>
          <w:ins w:id="519" w:author="Li Jinjie" w:date="2023-05-06T18:02:00Z"/>
        </w:rPr>
      </w:pPr>
    </w:p>
    <w:p>
      <w:pPr>
        <w:rPr>
          <w:ins w:id="520" w:author="Li Jinjie" w:date="2023-05-06T17:55:00Z"/>
        </w:rPr>
      </w:pPr>
    </w:p>
    <w:p>
      <w:pPr>
        <w:sectPr>
          <w:headerReference r:id="rId15" w:type="default"/>
          <w:footerReference r:id="rId17" w:type="default"/>
          <w:headerReference r:id="rId16" w:type="even"/>
          <w:footerReference r:id="rId18" w:type="even"/>
          <w:pgSz w:w="11906" w:h="16838"/>
          <w:pgMar w:top="1418" w:right="1418" w:bottom="1418" w:left="1418" w:header="851" w:footer="851" w:gutter="0"/>
          <w:pgNumType w:start="1"/>
          <w:cols w:space="425" w:num="1"/>
          <w:docGrid w:type="linesAndChars" w:linePitch="326" w:charSpace="0"/>
        </w:sectPr>
      </w:pPr>
    </w:p>
    <w:bookmarkEnd w:id="36"/>
    <w:bookmarkEnd w:id="37"/>
    <w:p>
      <w:pPr>
        <w:pStyle w:val="37"/>
        <w:numPr>
          <w:ilvl w:val="0"/>
          <w:numId w:val="0"/>
        </w:numPr>
        <w:spacing w:before="163" w:after="163"/>
        <w:rPr>
          <w:rFonts w:ascii="Times New Roman" w:hAnsi="Times New Roman" w:cs="Times New Roman"/>
        </w:rPr>
      </w:pPr>
      <w:bookmarkStart w:id="46" w:name="_Toc85060917"/>
      <w:r>
        <w:rPr>
          <w:rFonts w:hint="eastAsia" w:ascii="Times New Roman" w:hAnsi="Times New Roman" w:cs="Times New Roman"/>
        </w:rPr>
        <w:t>总结</w:t>
      </w:r>
      <w:bookmarkEnd w:id="46"/>
    </w:p>
    <w:p>
      <w:pPr>
        <w:ind w:firstLine="480" w:firstLineChars="200"/>
        <w:rPr>
          <w:rFonts w:cs="Times New Roman"/>
        </w:rPr>
      </w:pPr>
      <w:r>
        <w:rPr>
          <w:rFonts w:hint="eastAsia" w:cs="Times New Roman"/>
        </w:rPr>
        <w:t>学位论文的结论单独作为一章，但不加章号。如果不可能导出应有的结论，也可以没有结论而进行必要的讨论。</w:t>
      </w:r>
    </w:p>
    <w:p>
      <w:pPr>
        <w:rPr>
          <w:rFonts w:cs="Times New Roman"/>
        </w:rPr>
      </w:pPr>
    </w:p>
    <w:p>
      <w:pPr>
        <w:ind w:firstLine="480" w:firstLineChars="200"/>
        <w:rPr>
          <w:rFonts w:cs="Times New Roman"/>
          <w:i/>
        </w:rPr>
      </w:pPr>
      <w:r>
        <w:rPr>
          <w:rFonts w:hint="eastAsia" w:cs="Times New Roman"/>
          <w:i/>
        </w:rPr>
        <w:t>嗯，这就是你的论文了。</w:t>
      </w:r>
    </w:p>
    <w:p>
      <w:pPr>
        <w:rPr>
          <w:rFonts w:cs="Times New Roman"/>
        </w:rPr>
      </w:pPr>
    </w:p>
    <w:p>
      <w:pPr>
        <w:rPr>
          <w:rFonts w:cs="Times New Roman"/>
        </w:rPr>
      </w:pPr>
    </w:p>
    <w:p>
      <w:pPr>
        <w:pStyle w:val="37"/>
        <w:numPr>
          <w:ilvl w:val="0"/>
          <w:numId w:val="0"/>
        </w:numPr>
        <w:spacing w:before="163" w:after="163"/>
        <w:rPr>
          <w:rFonts w:ascii="Times New Roman" w:hAnsi="Times New Roman" w:cs="Times New Roman"/>
        </w:rPr>
      </w:pPr>
      <w:bookmarkStart w:id="47" w:name="_Toc85060918"/>
      <w:r>
        <w:rPr>
          <w:rFonts w:ascii="Times New Roman" w:hAnsi="Times New Roman" w:cs="Times New Roman"/>
        </w:rPr>
        <w:t>参考文献</w:t>
      </w:r>
      <w:bookmarkEnd w:id="47"/>
    </w:p>
    <w:p>
      <w:pPr>
        <w:pStyle w:val="35"/>
        <w:numPr>
          <w:ilvl w:val="0"/>
          <w:numId w:val="15"/>
        </w:numPr>
        <w:spacing w:line="240" w:lineRule="auto"/>
        <w:rPr>
          <w:rFonts w:cs="Times New Roman"/>
        </w:rPr>
      </w:pPr>
      <w:bookmarkStart w:id="48" w:name="OLE_LINK15"/>
      <w:bookmarkStart w:id="49" w:name="OLE_LINK14"/>
      <w:r>
        <w:rPr>
          <w:rFonts w:hint="eastAsia" w:cs="Times New Roman"/>
        </w:rPr>
        <w:t>北京航空航天大学研究生院, 研究生手册, 二〇一五年八月</w:t>
      </w:r>
      <w:bookmarkEnd w:id="48"/>
      <w:bookmarkEnd w:id="49"/>
    </w:p>
    <w:p>
      <w:pPr>
        <w:pStyle w:val="35"/>
        <w:spacing w:line="240" w:lineRule="auto"/>
        <w:rPr>
          <w:rFonts w:cs="Times New Roman"/>
        </w:rPr>
      </w:pPr>
    </w:p>
    <w:p>
      <w:pPr>
        <w:ind w:firstLine="480" w:firstLineChars="200"/>
        <w:rPr>
          <w:i/>
        </w:rPr>
      </w:pPr>
      <w:r>
        <w:rPr>
          <w:rFonts w:hint="eastAsia"/>
          <w:i/>
        </w:rPr>
        <w:t>嗯，这是一条不标准的参考文献，请勿参考。</w:t>
      </w:r>
    </w:p>
    <w:p/>
    <w:p/>
    <w:p>
      <w:pPr>
        <w:pStyle w:val="37"/>
        <w:numPr>
          <w:ilvl w:val="0"/>
          <w:numId w:val="0"/>
        </w:numPr>
        <w:spacing w:before="163" w:after="163"/>
        <w:rPr>
          <w:rFonts w:ascii="Times New Roman" w:hAnsi="Times New Roman" w:cs="Times New Roman"/>
        </w:rPr>
      </w:pPr>
      <w:bookmarkStart w:id="50" w:name="_Toc85060919"/>
      <w:r>
        <w:rPr>
          <w:rFonts w:ascii="Times New Roman" w:hAnsi="Times New Roman" w:cs="Times New Roman"/>
        </w:rPr>
        <w:t>附录</w:t>
      </w:r>
      <w:bookmarkEnd w:id="50"/>
    </w:p>
    <w:p>
      <w:pPr>
        <w:ind w:firstLine="480" w:firstLineChars="200"/>
        <w:rPr>
          <w:rFonts w:cs="Times New Roman"/>
        </w:rPr>
      </w:pPr>
      <w:r>
        <w:rPr>
          <w:rFonts w:hint="eastAsia" w:cs="Times New Roman"/>
        </w:rPr>
        <w:t>下列内容可以作为附录：</w:t>
      </w:r>
    </w:p>
    <w:p>
      <w:pPr>
        <w:ind w:firstLine="480" w:firstLineChars="200"/>
        <w:rPr>
          <w:rFonts w:cs="Times New Roman"/>
        </w:rPr>
      </w:pPr>
      <w:r>
        <w:rPr>
          <w:rFonts w:cs="Times New Roman"/>
        </w:rPr>
        <w:t>（1）</w:t>
      </w:r>
      <w:r>
        <w:rPr>
          <w:rFonts w:hint="eastAsia" w:cs="Times New Roman"/>
        </w:rPr>
        <w:t>为了整篇论文材料的完整，但编入正文又有损于编排的条理和逻辑性，这一材料包括比正文更为详尽的信息、研究方法和技术更深入的叙述，建议可以阅读的参考文献题录，对了解正文内容有用的补充信息等；</w:t>
      </w:r>
    </w:p>
    <w:p>
      <w:pPr>
        <w:ind w:firstLine="480" w:firstLineChars="200"/>
        <w:rPr>
          <w:rFonts w:cs="Times New Roman"/>
        </w:rPr>
      </w:pPr>
      <w:r>
        <w:rPr>
          <w:rFonts w:hint="eastAsia" w:cs="Times New Roman"/>
        </w:rPr>
        <w:t>（2）由于篇幅过大或取材于复制品而不便于编入正文的材料；</w:t>
      </w:r>
    </w:p>
    <w:p>
      <w:pPr>
        <w:ind w:firstLine="480" w:firstLineChars="200"/>
        <w:rPr>
          <w:rFonts w:cs="Times New Roman"/>
        </w:rPr>
      </w:pPr>
      <w:r>
        <w:rPr>
          <w:rFonts w:cs="Times New Roman"/>
        </w:rPr>
        <w:t>（3）</w:t>
      </w:r>
      <w:r>
        <w:rPr>
          <w:rFonts w:hint="eastAsia" w:cs="Times New Roman"/>
        </w:rPr>
        <w:t>不便于编入正文的罕见的珍贵或需要特别保密的技术细节和详细方案（这中情况可单列成册）；</w:t>
      </w:r>
    </w:p>
    <w:p>
      <w:pPr>
        <w:ind w:firstLine="480" w:firstLineChars="200"/>
        <w:rPr>
          <w:rFonts w:cs="Times New Roman"/>
        </w:rPr>
      </w:pPr>
      <w:r>
        <w:rPr>
          <w:rFonts w:cs="Times New Roman"/>
        </w:rPr>
        <w:t>（4）</w:t>
      </w:r>
      <w:r>
        <w:rPr>
          <w:rFonts w:hint="eastAsia" w:cs="Times New Roman"/>
        </w:rPr>
        <w:t>对一般读者并非必要阅读，但对专业同行有参考价值的资料；</w:t>
      </w:r>
    </w:p>
    <w:p>
      <w:pPr>
        <w:ind w:firstLine="480" w:firstLineChars="200"/>
        <w:rPr>
          <w:rFonts w:cs="Times New Roman"/>
        </w:rPr>
      </w:pPr>
      <w:r>
        <w:rPr>
          <w:rFonts w:hint="eastAsia" w:cs="Times New Roman"/>
        </w:rPr>
        <w:t>（5）某些重要的原始数据、过长的数学推导、计算程序、框图、结构图、注释、统计表、计算机打印输出文件等。</w:t>
      </w:r>
    </w:p>
    <w:p>
      <w:pPr>
        <w:ind w:firstLine="480" w:firstLineChars="200"/>
        <w:rPr>
          <w:rFonts w:cs="Times New Roman"/>
        </w:rPr>
      </w:pPr>
    </w:p>
    <w:p>
      <w:pPr>
        <w:ind w:firstLine="480" w:firstLineChars="200"/>
        <w:rPr>
          <w:rFonts w:cs="Times New Roman"/>
          <w:i/>
        </w:rPr>
      </w:pPr>
      <w:r>
        <w:rPr>
          <w:rFonts w:hint="eastAsia" w:cs="Times New Roman"/>
          <w:i/>
        </w:rPr>
        <w:t>嗯，附录，自由发挥吧！</w:t>
      </w:r>
    </w:p>
    <w:p>
      <w:pPr>
        <w:rPr>
          <w:rFonts w:cs="Times New Roman"/>
        </w:rPr>
      </w:pPr>
    </w:p>
    <w:p>
      <w:pPr>
        <w:rPr>
          <w:rFonts w:cs="Times New Roman"/>
        </w:rPr>
      </w:pPr>
    </w:p>
    <w:p>
      <w:pPr>
        <w:pStyle w:val="37"/>
        <w:numPr>
          <w:ilvl w:val="0"/>
          <w:numId w:val="0"/>
        </w:numPr>
        <w:spacing w:before="163" w:after="163"/>
        <w:rPr>
          <w:rFonts w:ascii="Times New Roman" w:hAnsi="Times New Roman" w:cs="Times New Roman"/>
        </w:rPr>
      </w:pPr>
      <w:bookmarkStart w:id="51" w:name="_Toc85060920"/>
      <w:r>
        <w:rPr>
          <w:rFonts w:ascii="Times New Roman" w:hAnsi="Times New Roman" w:cs="Times New Roman"/>
        </w:rPr>
        <w:t>攻读学位期间取得的成果</w:t>
      </w:r>
      <w:bookmarkEnd w:id="51"/>
    </w:p>
    <w:p>
      <w:pPr>
        <w:ind w:firstLine="480" w:firstLineChars="200"/>
      </w:pPr>
      <w:r>
        <w:rPr>
          <w:rFonts w:hint="eastAsia"/>
        </w:rPr>
        <w:t>对于博士学位论文，本条目名称用“攻读博士学位期间取得的</w:t>
      </w:r>
      <w:r>
        <w:rPr>
          <w:rFonts w:hint="eastAsia"/>
          <w:b/>
        </w:rPr>
        <w:t>研究</w:t>
      </w:r>
      <w:r>
        <w:rPr>
          <w:rFonts w:hint="eastAsia"/>
        </w:rPr>
        <w:t>成果”，一般包括：</w:t>
      </w:r>
    </w:p>
    <w:p>
      <w:pPr>
        <w:ind w:firstLine="480" w:firstLineChars="200"/>
      </w:pPr>
      <w:r>
        <w:rPr>
          <w:rFonts w:hint="eastAsia"/>
        </w:rPr>
        <w:t>攻读博士学位期间取得的学术成果：列出攻读博士期间发表（含录用）的与学位论文相关的学位论文、发表专利、著作、获奖项目等，书写格式与参考文献格式相同；</w:t>
      </w:r>
    </w:p>
    <w:p>
      <w:pPr>
        <w:ind w:firstLine="480" w:firstLineChars="200"/>
      </w:pPr>
      <w:r>
        <w:rPr>
          <w:rFonts w:hint="eastAsia"/>
        </w:rPr>
        <w:t>攻读博士期间参与的主要科研项目：列出攻读博士学位期间参与的与学位论文相关的主要科研项目，包括项目名称，项目来源，研制时间，本人承担的主要工作。</w:t>
      </w:r>
    </w:p>
    <w:p>
      <w:pPr>
        <w:ind w:firstLine="480" w:firstLineChars="200"/>
      </w:pPr>
      <w:r>
        <w:rPr>
          <w:rFonts w:hint="eastAsia"/>
        </w:rPr>
        <w:t>对于硕士学位论文，本条目名称用“攻读硕士学位期间取得的</w:t>
      </w:r>
      <w:r>
        <w:rPr>
          <w:rFonts w:hint="eastAsia"/>
          <w:b/>
        </w:rPr>
        <w:t>学术</w:t>
      </w:r>
      <w:r>
        <w:rPr>
          <w:rFonts w:hint="eastAsia"/>
        </w:rPr>
        <w:t>成果”，只列出攻读硕士学位期间发表（含录用）的与学位论文相关的学位论文、发表专利、著作、获奖项目等，书写格式与参考文献格式相同。</w:t>
      </w:r>
    </w:p>
    <w:p>
      <w:pPr>
        <w:rPr>
          <w:rFonts w:cs="Times New Roman"/>
        </w:rPr>
      </w:pPr>
    </w:p>
    <w:p>
      <w:pPr>
        <w:ind w:firstLine="480" w:firstLineChars="200"/>
        <w:rPr>
          <w:rFonts w:cs="Times New Roman"/>
          <w:i/>
        </w:rPr>
      </w:pPr>
      <w:r>
        <w:rPr>
          <w:rFonts w:hint="eastAsia" w:cs="Times New Roman"/>
          <w:i/>
        </w:rPr>
        <w:t>嗯，研究生不列科研项目。</w:t>
      </w:r>
    </w:p>
    <w:p>
      <w:pPr>
        <w:rPr>
          <w:rFonts w:cs="Times New Roman"/>
        </w:rPr>
      </w:pPr>
    </w:p>
    <w:p>
      <w:pPr>
        <w:rPr>
          <w:rFonts w:cs="Times New Roman"/>
        </w:rPr>
      </w:pPr>
    </w:p>
    <w:p>
      <w:pPr>
        <w:pStyle w:val="37"/>
        <w:numPr>
          <w:ilvl w:val="0"/>
          <w:numId w:val="0"/>
        </w:numPr>
        <w:spacing w:before="163" w:after="163"/>
        <w:rPr>
          <w:rFonts w:ascii="Times New Roman" w:hAnsi="Times New Roman" w:cs="Times New Roman"/>
        </w:rPr>
      </w:pPr>
      <w:bookmarkStart w:id="52" w:name="_Toc85060921"/>
      <w:r>
        <w:rPr>
          <w:rFonts w:ascii="Times New Roman" w:hAnsi="Times New Roman" w:cs="Times New Roman"/>
        </w:rPr>
        <w:t>致谢</w:t>
      </w:r>
      <w:bookmarkEnd w:id="52"/>
    </w:p>
    <w:p>
      <w:pPr>
        <w:ind w:firstLine="480" w:firstLineChars="200"/>
      </w:pPr>
      <w:r>
        <w:rPr>
          <w:rFonts w:hint="eastAsia"/>
        </w:rPr>
        <w:t>致谢中主要感谢指导教师和在学术方面对论文的完成有直接贡献及重要帮助的团体和人士，以及感谢给予转载和引用权的资料、图片、文献、研究思想和设想的所有者。致谢中还可以感谢提供研究经费及实验装置的基金会或企业等单位和人士。致谢辞应谦虚诚恳，实事求是，切记浮夸与庸俗之词。</w:t>
      </w:r>
    </w:p>
    <w:p>
      <w:pPr>
        <w:ind w:firstLine="480" w:firstLineChars="200"/>
      </w:pPr>
    </w:p>
    <w:p>
      <w:pPr>
        <w:ind w:firstLine="480" w:firstLineChars="200"/>
        <w:rPr>
          <w:i/>
        </w:rPr>
      </w:pPr>
      <w:r>
        <w:rPr>
          <w:rFonts w:hint="eastAsia"/>
          <w:i/>
        </w:rPr>
        <w:t>嗯，感谢完所有人之后，也请记得感谢一下自己！</w:t>
      </w:r>
    </w:p>
    <w:p/>
    <w:p/>
    <w:p>
      <w:pPr>
        <w:pStyle w:val="37"/>
        <w:numPr>
          <w:ilvl w:val="0"/>
          <w:numId w:val="0"/>
        </w:numPr>
        <w:spacing w:before="163" w:after="163"/>
        <w:rPr>
          <w:rFonts w:ascii="Times New Roman" w:hAnsi="Times New Roman" w:cs="Times New Roman"/>
        </w:rPr>
      </w:pPr>
      <w:bookmarkStart w:id="53" w:name="_Toc85060922"/>
      <w:r>
        <w:rPr>
          <w:rFonts w:hint="eastAsia" w:ascii="Times New Roman" w:hAnsi="Times New Roman" w:cs="Times New Roman"/>
        </w:rPr>
        <w:t>作者简介</w:t>
      </w:r>
      <w:bookmarkEnd w:id="53"/>
    </w:p>
    <w:p>
      <w:pPr>
        <w:ind w:firstLine="480" w:firstLineChars="200"/>
      </w:pPr>
      <w:r>
        <w:rPr>
          <w:rFonts w:hint="eastAsia"/>
        </w:rPr>
        <w:t>博士学位论文应该提供作者简介，主要包括：姓名、性别、出生年月日、民族、出生的；简要学历、工作经历（职务）；以及攻读博士学位期间获得的其他奖项（除攻读学位期间取得的研究成果之外）。</w:t>
      </w:r>
    </w:p>
    <w:p>
      <w:pPr>
        <w:ind w:firstLine="480" w:firstLineChars="200"/>
      </w:pPr>
    </w:p>
    <w:p>
      <w:pPr>
        <w:ind w:firstLine="480" w:firstLineChars="200"/>
        <w:rPr>
          <w:i/>
        </w:rPr>
      </w:pPr>
      <w:r>
        <w:rPr>
          <w:rFonts w:hint="eastAsia"/>
          <w:i/>
        </w:rPr>
        <w:t>嗯，“硕士学位论文无此项”，《手册》上是这么说的。</w:t>
      </w:r>
    </w:p>
    <w:p/>
    <w:p/>
    <w:sectPr>
      <w:headerReference r:id="rId19" w:type="default"/>
      <w:headerReference r:id="rId20" w:type="even"/>
      <w:pgSz w:w="11906" w:h="16838"/>
      <w:pgMar w:top="1418" w:right="1418" w:bottom="1418" w:left="1418" w:header="851" w:footer="851" w:gutter="0"/>
      <w:cols w:space="425" w:num="1"/>
      <w:docGrid w:type="linesAndChar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Segoe UI Symbol">
    <w:panose1 w:val="020B0502040204020203"/>
    <w:charset w:val="00"/>
    <w:family w:val="swiss"/>
    <w:pitch w:val="default"/>
    <w:sig w:usb0="800001E3" w:usb1="1200FFEF" w:usb2="00040000" w:usb3="04000000" w:csb0="00000001" w:csb1="40000000"/>
  </w:font>
  <w:font w:name="华文行楷">
    <w:panose1 w:val="02010800040101010101"/>
    <w:charset w:val="86"/>
    <w:family w:val="auto"/>
    <w:pitch w:val="default"/>
    <w:sig w:usb0="00000001" w:usb1="080F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jc w:val="center"/>
    </w:pPr>
  </w:p>
  <w:p>
    <w:pPr>
      <w:pStyle w:val="1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jc w:val="center"/>
    </w:pPr>
  </w:p>
  <w:p>
    <w:pPr>
      <w:pStyle w:val="1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30261708"/>
      <w:docPartObj>
        <w:docPartGallery w:val="autotext"/>
      </w:docPartObj>
    </w:sdtPr>
    <w:sdtEndPr>
      <w:rPr>
        <w:rFonts w:cs="Times New Roman" w:eastAsiaTheme="majorEastAsia"/>
        <w:sz w:val="21"/>
        <w:szCs w:val="21"/>
      </w:rPr>
    </w:sdtEndPr>
    <w:sdtContent>
      <w:p>
        <w:pPr>
          <w:pStyle w:val="15"/>
          <w:spacing w:line="240" w:lineRule="auto"/>
          <w:jc w:val="center"/>
          <w:rPr>
            <w:rFonts w:cs="Times New Roman" w:eastAsiaTheme="majorEastAsia"/>
            <w:sz w:val="21"/>
            <w:szCs w:val="21"/>
          </w:rPr>
          <w:pPrChange w:id="0" w:author="Li Jinjie" w:date="2023-05-06T18:08:00Z">
            <w:pPr>
              <w:pStyle w:val="15"/>
              <w:jc w:val="center"/>
            </w:pPr>
          </w:pPrChange>
        </w:pPr>
        <w:r>
          <w:rPr>
            <w:rFonts w:cs="Times New Roman" w:eastAsiaTheme="majorEastAsia"/>
            <w:sz w:val="21"/>
            <w:szCs w:val="21"/>
          </w:rPr>
          <w:fldChar w:fldCharType="begin"/>
        </w:r>
        <w:r>
          <w:rPr>
            <w:rFonts w:cs="Times New Roman" w:eastAsiaTheme="majorEastAsia"/>
            <w:sz w:val="21"/>
            <w:szCs w:val="21"/>
          </w:rPr>
          <w:instrText xml:space="preserve">PAGE   \* MERGEFORMAT</w:instrText>
        </w:r>
        <w:r>
          <w:rPr>
            <w:rFonts w:cs="Times New Roman" w:eastAsiaTheme="majorEastAsia"/>
            <w:sz w:val="21"/>
            <w:szCs w:val="21"/>
          </w:rPr>
          <w:fldChar w:fldCharType="separate"/>
        </w:r>
        <w:r>
          <w:rPr>
            <w:rFonts w:cs="Times New Roman" w:eastAsiaTheme="majorEastAsia"/>
            <w:sz w:val="21"/>
            <w:szCs w:val="21"/>
            <w:lang w:val="zh-CN"/>
          </w:rPr>
          <w:t>VII</w:t>
        </w:r>
        <w:r>
          <w:rPr>
            <w:rFonts w:cs="Times New Roman" w:eastAsiaTheme="majorEastAsia"/>
            <w:sz w:val="21"/>
            <w:szCs w:val="21"/>
          </w:rPr>
          <w:fldChar w:fldCharType="end"/>
        </w:r>
      </w:p>
    </w:sdtContent>
  </w:sdt>
  <w:p>
    <w:pPr>
      <w:pStyle w:val="15"/>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097462"/>
      <w:docPartObj>
        <w:docPartGallery w:val="autotext"/>
      </w:docPartObj>
    </w:sdtPr>
    <w:sdtEndPr>
      <w:rPr>
        <w:rFonts w:cs="Times New Roman" w:eastAsiaTheme="majorEastAsia"/>
        <w:sz w:val="21"/>
      </w:rPr>
    </w:sdtEndPr>
    <w:sdtContent>
      <w:p>
        <w:pPr>
          <w:pStyle w:val="15"/>
          <w:jc w:val="center"/>
          <w:rPr>
            <w:rFonts w:cs="Times New Roman" w:eastAsiaTheme="majorEastAsia"/>
            <w:sz w:val="21"/>
          </w:rPr>
        </w:pPr>
        <w:r>
          <w:rPr>
            <w:rFonts w:cs="Times New Roman" w:eastAsiaTheme="majorEastAsia"/>
            <w:sz w:val="21"/>
          </w:rPr>
          <w:fldChar w:fldCharType="begin"/>
        </w:r>
        <w:r>
          <w:rPr>
            <w:rFonts w:cs="Times New Roman" w:eastAsiaTheme="majorEastAsia"/>
            <w:sz w:val="21"/>
          </w:rPr>
          <w:instrText xml:space="preserve">PAGE   \* MERGEFORMAT</w:instrText>
        </w:r>
        <w:r>
          <w:rPr>
            <w:rFonts w:cs="Times New Roman" w:eastAsiaTheme="majorEastAsia"/>
            <w:sz w:val="21"/>
          </w:rPr>
          <w:fldChar w:fldCharType="separate"/>
        </w:r>
        <w:r>
          <w:rPr>
            <w:rFonts w:cs="Times New Roman" w:eastAsiaTheme="majorEastAsia"/>
            <w:sz w:val="21"/>
            <w:lang w:val="zh-CN"/>
          </w:rPr>
          <w:t>VI</w:t>
        </w:r>
        <w:r>
          <w:rPr>
            <w:rFonts w:cs="Times New Roman" w:eastAsiaTheme="majorEastAsia"/>
            <w:sz w:val="21"/>
          </w:rPr>
          <w:fldChar w:fldCharType="end"/>
        </w:r>
      </w:p>
    </w:sdtContent>
  </w:sdt>
  <w:p>
    <w:pPr>
      <w:pStyle w:val="15"/>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07616071"/>
      <w:docPartObj>
        <w:docPartGallery w:val="autotext"/>
      </w:docPartObj>
    </w:sdtPr>
    <w:sdtEndPr>
      <w:rPr>
        <w:rFonts w:cs="Times New Roman" w:asciiTheme="majorEastAsia" w:hAnsiTheme="majorEastAsia" w:eastAsiaTheme="majorEastAsia"/>
        <w:sz w:val="21"/>
        <w:szCs w:val="21"/>
      </w:rPr>
    </w:sdtEndPr>
    <w:sdtContent>
      <w:p>
        <w:pPr>
          <w:pStyle w:val="15"/>
          <w:spacing w:line="240" w:lineRule="auto"/>
          <w:jc w:val="center"/>
          <w:rPr>
            <w:rFonts w:cs="Times New Roman" w:asciiTheme="majorEastAsia" w:hAnsiTheme="majorEastAsia" w:eastAsiaTheme="majorEastAsia"/>
            <w:sz w:val="21"/>
            <w:szCs w:val="21"/>
          </w:rPr>
          <w:pPrChange w:id="3" w:author="Li Jinjie" w:date="2023-05-06T17:56:00Z">
            <w:pPr>
              <w:pStyle w:val="15"/>
              <w:jc w:val="center"/>
            </w:pPr>
          </w:pPrChange>
        </w:pPr>
        <w:r>
          <w:rPr>
            <w:rFonts w:cs="Times New Roman" w:asciiTheme="majorEastAsia" w:hAnsiTheme="majorEastAsia" w:eastAsiaTheme="majorEastAsia"/>
            <w:sz w:val="21"/>
            <w:szCs w:val="21"/>
          </w:rPr>
          <w:fldChar w:fldCharType="begin"/>
        </w:r>
        <w:r>
          <w:rPr>
            <w:rFonts w:cs="Times New Roman" w:asciiTheme="majorEastAsia" w:hAnsiTheme="majorEastAsia" w:eastAsiaTheme="majorEastAsia"/>
            <w:sz w:val="21"/>
            <w:szCs w:val="21"/>
          </w:rPr>
          <w:instrText xml:space="preserve">PAGE   \* MERGEFORMAT</w:instrText>
        </w:r>
        <w:r>
          <w:rPr>
            <w:rFonts w:cs="Times New Roman" w:asciiTheme="majorEastAsia" w:hAnsiTheme="majorEastAsia" w:eastAsiaTheme="majorEastAsia"/>
            <w:sz w:val="21"/>
            <w:szCs w:val="21"/>
          </w:rPr>
          <w:fldChar w:fldCharType="separate"/>
        </w:r>
        <w:r>
          <w:rPr>
            <w:rFonts w:cs="Times New Roman" w:asciiTheme="majorEastAsia" w:hAnsiTheme="majorEastAsia" w:eastAsiaTheme="majorEastAsia"/>
            <w:sz w:val="21"/>
            <w:szCs w:val="21"/>
            <w:lang w:val="zh-CN"/>
          </w:rPr>
          <w:t>19</w:t>
        </w:r>
        <w:r>
          <w:rPr>
            <w:rFonts w:cs="Times New Roman" w:asciiTheme="majorEastAsia" w:hAnsiTheme="majorEastAsia" w:eastAsiaTheme="majorEastAsia"/>
            <w:sz w:val="21"/>
            <w:szCs w:val="21"/>
          </w:rPr>
          <w:fldChar w:fldCharType="end"/>
        </w:r>
      </w:p>
    </w:sdtContent>
  </w:sdt>
  <w:p>
    <w:pPr>
      <w:pStyle w:val="15"/>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04528124"/>
      <w:docPartObj>
        <w:docPartGallery w:val="autotext"/>
      </w:docPartObj>
    </w:sdtPr>
    <w:sdtEndPr>
      <w:rPr>
        <w:rFonts w:cs="Times New Roman" w:asciiTheme="majorEastAsia" w:hAnsiTheme="majorEastAsia" w:eastAsiaTheme="majorEastAsia"/>
        <w:sz w:val="21"/>
      </w:rPr>
    </w:sdtEndPr>
    <w:sdtContent>
      <w:p>
        <w:pPr>
          <w:pStyle w:val="15"/>
          <w:spacing w:line="240" w:lineRule="auto"/>
          <w:jc w:val="center"/>
          <w:rPr>
            <w:rFonts w:cs="Times New Roman" w:asciiTheme="majorEastAsia" w:hAnsiTheme="majorEastAsia" w:eastAsiaTheme="majorEastAsia"/>
            <w:sz w:val="21"/>
          </w:rPr>
          <w:pPrChange w:id="4" w:author="Li Jinjie" w:date="2023-05-06T17:56:00Z">
            <w:pPr>
              <w:pStyle w:val="15"/>
              <w:jc w:val="center"/>
            </w:pPr>
          </w:pPrChange>
        </w:pPr>
        <w:r>
          <w:rPr>
            <w:rFonts w:cs="Times New Roman" w:asciiTheme="majorEastAsia" w:hAnsiTheme="majorEastAsia" w:eastAsiaTheme="majorEastAsia"/>
            <w:sz w:val="21"/>
          </w:rPr>
          <w:fldChar w:fldCharType="begin"/>
        </w:r>
        <w:r>
          <w:rPr>
            <w:rFonts w:cs="Times New Roman" w:asciiTheme="majorEastAsia" w:hAnsiTheme="majorEastAsia" w:eastAsiaTheme="majorEastAsia"/>
            <w:sz w:val="21"/>
          </w:rPr>
          <w:instrText xml:space="preserve">PAGE   \* MERGEFORMAT</w:instrText>
        </w:r>
        <w:r>
          <w:rPr>
            <w:rFonts w:cs="Times New Roman" w:asciiTheme="majorEastAsia" w:hAnsiTheme="majorEastAsia" w:eastAsiaTheme="majorEastAsia"/>
            <w:sz w:val="21"/>
          </w:rPr>
          <w:fldChar w:fldCharType="separate"/>
        </w:r>
        <w:r>
          <w:rPr>
            <w:rFonts w:cs="Times New Roman" w:asciiTheme="majorEastAsia" w:hAnsiTheme="majorEastAsia" w:eastAsiaTheme="majorEastAsia"/>
            <w:sz w:val="21"/>
            <w:lang w:val="zh-CN"/>
          </w:rPr>
          <w:t>20</w:t>
        </w:r>
        <w:r>
          <w:rPr>
            <w:rFonts w:cs="Times New Roman" w:asciiTheme="majorEastAsia" w:hAnsiTheme="majorEastAsia" w:eastAsiaTheme="majorEastAsia"/>
            <w:sz w:val="21"/>
          </w:rPr>
          <w:fldChar w:fldCharType="end"/>
        </w:r>
      </w:p>
    </w:sdtContent>
  </w:sdt>
  <w:p>
    <w:pPr>
      <w:pStyle w:val="1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line="360" w:lineRule="auto"/>
      </w:pPr>
      <w:r>
        <w:separator/>
      </w:r>
    </w:p>
  </w:footnote>
  <w:footnote w:type="continuationSeparator" w:id="3">
    <w:p>
      <w:pPr>
        <w:spacing w:line="360" w:lineRule="auto"/>
      </w:pPr>
      <w:r>
        <w:continuationSeparator/>
      </w:r>
    </w:p>
  </w:footnote>
  <w:footnote w:id="0">
    <w:p>
      <w:pPr>
        <w:pStyle w:val="18"/>
      </w:pPr>
      <w:r>
        <w:rPr>
          <w:rStyle w:val="28"/>
        </w:rPr>
        <w:footnoteRef/>
      </w:r>
      <w:r>
        <w:t xml:space="preserve"> </w:t>
      </w:r>
      <w:r>
        <w:fldChar w:fldCharType="begin"/>
      </w:r>
      <w:r>
        <w:instrText xml:space="preserve"> HYPERLINK "https://github.com/WBigNose/BUAAThesis" </w:instrText>
      </w:r>
      <w:r>
        <w:fldChar w:fldCharType="separate"/>
      </w:r>
      <w:r>
        <w:rPr>
          <w:rStyle w:val="26"/>
        </w:rPr>
        <w:t>https://github.com/WBigNose/BUAAThesis</w:t>
      </w:r>
      <w:r>
        <w:rPr>
          <w:rStyle w:val="26"/>
        </w:rPr>
        <w:fldChar w:fldCharType="end"/>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spacing w:line="240" w:lineRule="auto"/>
      <w:rPr>
        <w:del w:id="1" w:author="Li Jinjie" w:date="2023-05-06T18:00:00Z"/>
      </w:rPr>
    </w:pPr>
    <w:r>
      <w:rPr>
        <w:rFonts w:hint="eastAsia"/>
      </w:rPr>
      <w:t>北京航空航天大学硕士学位论文</w:t>
    </w:r>
  </w:p>
  <w:p>
    <w:pPr>
      <w:pStyle w:val="16"/>
      <w:spacing w:line="240" w:lineRule="auto"/>
      <w:pPrChange w:id="2" w:author="Li Jinjie" w:date="2023-05-06T18:00:00Z">
        <w:pPr/>
      </w:pPrChange>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tabs>
        <w:tab w:val="clear" w:pos="4153"/>
        <w:tab w:val="clear" w:pos="8306"/>
      </w:tabs>
      <w:spacing w:line="240" w:lineRule="auto"/>
      <w:rPr>
        <w:rFonts w:asciiTheme="majorEastAsia" w:hAnsiTheme="majorEastAsia" w:eastAsiaTheme="majorEastAsia"/>
      </w:rPr>
    </w:pPr>
    <w:r>
      <w:rPr>
        <w:rFonts w:asciiTheme="majorEastAsia" w:hAnsiTheme="majorEastAsia" w:eastAsiaTheme="majorEastAsia"/>
      </w:rPr>
      <w:fldChar w:fldCharType="begin"/>
    </w:r>
    <w:r>
      <w:rPr>
        <w:rFonts w:asciiTheme="majorEastAsia" w:hAnsiTheme="majorEastAsia" w:eastAsiaTheme="majorEastAsia"/>
      </w:rPr>
      <w:instrText xml:space="preserve"> STYLEREF  phd_chapter \n  \* MERGEFORMAT </w:instrText>
    </w:r>
    <w:r>
      <w:rPr>
        <w:rFonts w:asciiTheme="majorEastAsia" w:hAnsiTheme="majorEastAsia" w:eastAsiaTheme="majorEastAsia"/>
      </w:rPr>
      <w:fldChar w:fldCharType="separate"/>
    </w:r>
    <w:r>
      <w:rPr>
        <w:rFonts w:asciiTheme="majorEastAsia" w:hAnsiTheme="majorEastAsia" w:eastAsiaTheme="majorEastAsia"/>
      </w:rPr>
      <w:t>第二章</w:t>
    </w:r>
    <w:r>
      <w:rPr>
        <w:rFonts w:asciiTheme="majorEastAsia" w:hAnsiTheme="majorEastAsia" w:eastAsiaTheme="majorEastAsia"/>
      </w:rPr>
      <w:fldChar w:fldCharType="end"/>
    </w:r>
    <w:r>
      <w:rPr>
        <w:rFonts w:asciiTheme="majorEastAsia" w:hAnsiTheme="majorEastAsia" w:eastAsiaTheme="majorEastAsia"/>
      </w:rPr>
      <w:tab/>
    </w:r>
    <w:r>
      <w:rPr>
        <w:rFonts w:asciiTheme="majorEastAsia" w:hAnsiTheme="majorEastAsia" w:eastAsiaTheme="majorEastAsia"/>
      </w:rPr>
      <w:fldChar w:fldCharType="begin"/>
    </w:r>
    <w:r>
      <w:rPr>
        <w:rFonts w:asciiTheme="majorEastAsia" w:hAnsiTheme="majorEastAsia" w:eastAsiaTheme="majorEastAsia"/>
      </w:rPr>
      <w:instrText xml:space="preserve"> STYLEREF  phd_chapter  \* MERGEFORMAT </w:instrText>
    </w:r>
    <w:r>
      <w:rPr>
        <w:rFonts w:asciiTheme="majorEastAsia" w:hAnsiTheme="majorEastAsia" w:eastAsiaTheme="majorEastAsia"/>
      </w:rPr>
      <w:fldChar w:fldCharType="separate"/>
    </w:r>
    <w:r>
      <w:rPr>
        <w:rFonts w:asciiTheme="majorEastAsia" w:hAnsiTheme="majorEastAsia" w:eastAsiaTheme="majorEastAsia"/>
      </w:rPr>
      <w:t>论文内容要求</w:t>
    </w:r>
    <w:r>
      <w:rPr>
        <w:rFonts w:asciiTheme="majorEastAsia" w:hAnsiTheme="majorEastAsia" w:eastAsiaTheme="majorEastAsia"/>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spacing w:line="240" w:lineRule="auto"/>
    </w:pPr>
    <w:r>
      <w:rPr>
        <w:rFonts w:hint="eastAsia"/>
      </w:rPr>
      <w:t>北京航空航天大学硕士学位论文</w:t>
    </w:r>
  </w:p>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tabs>
        <w:tab w:val="clear" w:pos="4153"/>
        <w:tab w:val="clear" w:pos="8306"/>
      </w:tabs>
      <w:spacing w:line="240" w:lineRule="auto"/>
      <w:rPr>
        <w:rFonts w:asciiTheme="majorEastAsia" w:hAnsiTheme="majorEastAsia" w:eastAsiaTheme="majorEastAsia"/>
      </w:rPr>
    </w:pPr>
    <w:r>
      <w:rPr>
        <w:rFonts w:asciiTheme="majorEastAsia" w:hAnsiTheme="majorEastAsia" w:eastAsiaTheme="majorEastAsia"/>
      </w:rPr>
      <w:fldChar w:fldCharType="begin"/>
    </w:r>
    <w:r>
      <w:rPr>
        <w:rFonts w:asciiTheme="majorEastAsia" w:hAnsiTheme="majorEastAsia" w:eastAsiaTheme="majorEastAsia"/>
      </w:rPr>
      <w:instrText xml:space="preserve"> STYLEREF  phd_chapter  \* MERGEFORMAT </w:instrText>
    </w:r>
    <w:r>
      <w:rPr>
        <w:rFonts w:asciiTheme="majorEastAsia" w:hAnsiTheme="majorEastAsia" w:eastAsiaTheme="majorEastAsia"/>
      </w:rPr>
      <w:fldChar w:fldCharType="separate"/>
    </w:r>
    <w:r>
      <w:rPr>
        <w:rFonts w:asciiTheme="majorEastAsia" w:hAnsiTheme="majorEastAsia" w:eastAsiaTheme="majorEastAsia"/>
      </w:rPr>
      <w:t>论文内容要求</w:t>
    </w:r>
    <w:r>
      <w:rPr>
        <w:rFonts w:asciiTheme="majorEastAsia" w:hAnsiTheme="majorEastAsia" w:eastAsiaTheme="majorEastAsia"/>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BE45A9"/>
    <w:multiLevelType w:val="multilevel"/>
    <w:tmpl w:val="03BE45A9"/>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0D301300"/>
    <w:multiLevelType w:val="multilevel"/>
    <w:tmpl w:val="0D301300"/>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145648DD"/>
    <w:multiLevelType w:val="multilevel"/>
    <w:tmpl w:val="145648DD"/>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19BC0422"/>
    <w:multiLevelType w:val="multilevel"/>
    <w:tmpl w:val="19BC0422"/>
    <w:lvl w:ilvl="0" w:tentative="0">
      <w:start w:val="1"/>
      <w:numFmt w:val="decimal"/>
      <w:pStyle w:val="36"/>
      <w:suff w:val="nothing"/>
      <w:lvlText w:val="图 %1  "/>
      <w:lvlJc w:val="left"/>
      <w:pPr>
        <w:ind w:left="0" w:firstLine="0"/>
      </w:pPr>
      <w:rPr>
        <w:rFonts w:hint="eastAsia" w:ascii="宋体" w:hAnsi="宋体" w:eastAsia="宋体"/>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1FF23504"/>
    <w:multiLevelType w:val="multilevel"/>
    <w:tmpl w:val="1FF23504"/>
    <w:lvl w:ilvl="0" w:tentative="0">
      <w:start w:val="1"/>
      <w:numFmt w:val="decimal"/>
      <w:lvlText w:val="[%1]"/>
      <w:lvlJc w:val="left"/>
      <w:pPr>
        <w:ind w:left="420" w:hanging="420"/>
      </w:pPr>
      <w:rPr>
        <w:rFonts w:hint="default" w:ascii="Times New Roman" w:hAnsi="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26123439"/>
    <w:multiLevelType w:val="multilevel"/>
    <w:tmpl w:val="26123439"/>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353A286C"/>
    <w:multiLevelType w:val="multilevel"/>
    <w:tmpl w:val="353A286C"/>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3BA43886"/>
    <w:multiLevelType w:val="multilevel"/>
    <w:tmpl w:val="3BA43886"/>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3DDB3258"/>
    <w:multiLevelType w:val="multilevel"/>
    <w:tmpl w:val="3DDB3258"/>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57B27F30"/>
    <w:multiLevelType w:val="multilevel"/>
    <w:tmpl w:val="57B27F30"/>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5F2309BA"/>
    <w:multiLevelType w:val="multilevel"/>
    <w:tmpl w:val="5F2309BA"/>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65C165F0"/>
    <w:multiLevelType w:val="multilevel"/>
    <w:tmpl w:val="65C165F0"/>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66A225A4"/>
    <w:multiLevelType w:val="multilevel"/>
    <w:tmpl w:val="66A225A4"/>
    <w:lvl w:ilvl="0" w:tentative="0">
      <w:start w:val="1"/>
      <w:numFmt w:val="chineseCountingThousand"/>
      <w:pStyle w:val="37"/>
      <w:lvlText w:val="第%1章"/>
      <w:lvlJc w:val="left"/>
      <w:pPr>
        <w:ind w:left="432" w:hanging="432"/>
      </w:pPr>
      <w:rPr>
        <w:rFonts w:hint="eastAsia"/>
      </w:rPr>
    </w:lvl>
    <w:lvl w:ilvl="1" w:tentative="0">
      <w:start w:val="1"/>
      <w:numFmt w:val="decimal"/>
      <w:pStyle w:val="3"/>
      <w:isLgl/>
      <w:lvlText w:val="%1.%2"/>
      <w:lvlJc w:val="left"/>
      <w:pPr>
        <w:ind w:left="576" w:hanging="576"/>
      </w:pPr>
      <w:rPr>
        <w:rFonts w:hint="eastAsia"/>
      </w:rPr>
    </w:lvl>
    <w:lvl w:ilvl="2" w:tentative="0">
      <w:start w:val="1"/>
      <w:numFmt w:val="decimal"/>
      <w:pStyle w:val="4"/>
      <w:isLgl/>
      <w:lvlText w:val="%1.%2.%3"/>
      <w:lvlJc w:val="left"/>
      <w:pPr>
        <w:tabs>
          <w:tab w:val="left" w:pos="680"/>
        </w:tabs>
        <w:ind w:left="794" w:hanging="794"/>
      </w:pPr>
      <w:rPr>
        <w:rFonts w:hint="eastAsia"/>
      </w:rPr>
    </w:lvl>
    <w:lvl w:ilvl="3" w:tentative="0">
      <w:start w:val="1"/>
      <w:numFmt w:val="decimal"/>
      <w:pStyle w:val="5"/>
      <w:isLgl/>
      <w:lvlText w:val="%1.%2.%3.%4"/>
      <w:lvlJc w:val="left"/>
      <w:pPr>
        <w:ind w:left="864" w:hanging="864"/>
      </w:pPr>
      <w:rPr>
        <w:rFonts w:hint="eastAsia"/>
      </w:rPr>
    </w:lvl>
    <w:lvl w:ilvl="4" w:tentative="0">
      <w:start w:val="1"/>
      <w:numFmt w:val="decimal"/>
      <w:pStyle w:val="6"/>
      <w:isLgl/>
      <w:lvlText w:val="%1.%2.%3.%4.%5"/>
      <w:lvlJc w:val="left"/>
      <w:pPr>
        <w:ind w:left="1008" w:hanging="1008"/>
      </w:pPr>
      <w:rPr>
        <w:rFonts w:hint="eastAsia"/>
      </w:rPr>
    </w:lvl>
    <w:lvl w:ilvl="5" w:tentative="0">
      <w:start w:val="1"/>
      <w:numFmt w:val="decimal"/>
      <w:pStyle w:val="7"/>
      <w:isLgl/>
      <w:lvlText w:val="%1.%2.%3.%4.%5.%6"/>
      <w:lvlJc w:val="left"/>
      <w:pPr>
        <w:ind w:left="1152" w:hanging="1152"/>
      </w:pPr>
      <w:rPr>
        <w:rFonts w:hint="eastAsia"/>
      </w:rPr>
    </w:lvl>
    <w:lvl w:ilvl="6" w:tentative="0">
      <w:start w:val="1"/>
      <w:numFmt w:val="decimal"/>
      <w:pStyle w:val="8"/>
      <w:isLgl/>
      <w:lvlText w:val="%1.%2.%3.%4.%5.%6.%7"/>
      <w:lvlJc w:val="left"/>
      <w:pPr>
        <w:ind w:left="1296" w:hanging="1296"/>
      </w:pPr>
      <w:rPr>
        <w:rFonts w:hint="eastAsia"/>
      </w:rPr>
    </w:lvl>
    <w:lvl w:ilvl="7" w:tentative="0">
      <w:start w:val="1"/>
      <w:numFmt w:val="decimal"/>
      <w:pStyle w:val="9"/>
      <w:isLgl/>
      <w:lvlText w:val="%1.%2.%3.%4.%5.%6.%7.%8"/>
      <w:lvlJc w:val="left"/>
      <w:pPr>
        <w:ind w:left="1440" w:hanging="1440"/>
      </w:pPr>
      <w:rPr>
        <w:rFonts w:hint="eastAsia"/>
      </w:rPr>
    </w:lvl>
    <w:lvl w:ilvl="8" w:tentative="0">
      <w:start w:val="1"/>
      <w:numFmt w:val="decimal"/>
      <w:pStyle w:val="10"/>
      <w:isLgl/>
      <w:lvlText w:val="%1.%2.%3.%4.%5.%6.%7.%8.%9"/>
      <w:lvlJc w:val="left"/>
      <w:pPr>
        <w:ind w:left="1584" w:hanging="1584"/>
      </w:pPr>
      <w:rPr>
        <w:rFonts w:hint="eastAsia"/>
      </w:rPr>
    </w:lvl>
  </w:abstractNum>
  <w:abstractNum w:abstractNumId="13">
    <w:nsid w:val="683519C7"/>
    <w:multiLevelType w:val="multilevel"/>
    <w:tmpl w:val="683519C7"/>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72E20D1A"/>
    <w:multiLevelType w:val="multilevel"/>
    <w:tmpl w:val="72E20D1A"/>
    <w:lvl w:ilvl="0" w:tentative="0">
      <w:start w:val="1"/>
      <w:numFmt w:val="decimal"/>
      <w:pStyle w:val="47"/>
      <w:suff w:val="nothing"/>
      <w:lvlText w:val="表 %1  "/>
      <w:lvlJc w:val="left"/>
      <w:pPr>
        <w:ind w:left="0" w:firstLine="0"/>
      </w:pPr>
      <w:rPr>
        <w:rFonts w:hint="eastAsia" w:ascii="宋体" w:hAnsi="宋体" w:eastAsia="宋体"/>
        <w:snapToGrid w:val="0"/>
        <w:kern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2"/>
  </w:num>
  <w:num w:numId="2">
    <w:abstractNumId w:val="3"/>
  </w:num>
  <w:num w:numId="3">
    <w:abstractNumId w:val="14"/>
  </w:num>
  <w:num w:numId="4">
    <w:abstractNumId w:val="10"/>
  </w:num>
  <w:num w:numId="5">
    <w:abstractNumId w:val="2"/>
  </w:num>
  <w:num w:numId="6">
    <w:abstractNumId w:val="8"/>
  </w:num>
  <w:num w:numId="7">
    <w:abstractNumId w:val="13"/>
  </w:num>
  <w:num w:numId="8">
    <w:abstractNumId w:val="7"/>
  </w:num>
  <w:num w:numId="9">
    <w:abstractNumId w:val="9"/>
  </w:num>
  <w:num w:numId="10">
    <w:abstractNumId w:val="0"/>
  </w:num>
  <w:num w:numId="11">
    <w:abstractNumId w:val="1"/>
  </w:num>
  <w:num w:numId="12">
    <w:abstractNumId w:val="11"/>
  </w:num>
  <w:num w:numId="13">
    <w:abstractNumId w:val="5"/>
  </w:num>
  <w:num w:numId="14">
    <w:abstractNumId w:val="6"/>
  </w:num>
  <w:num w:numId="15">
    <w:abstractNumId w:val="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Li Jinjie">
    <w15:presenceInfo w15:providerId="Windows Live" w15:userId="39d98bd0e39c8b5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trackRevisions w:val="1"/>
  <w:documentProtection w:enforcement="0"/>
  <w:defaultTabStop w:val="420"/>
  <w:evenAndOddHeaders w:val="1"/>
  <w:drawingGridHorizontalSpacing w:val="120"/>
  <w:drawingGridVerticalSpacing w:val="163"/>
  <w:displayHorizontalDrawingGridEvery w:val="0"/>
  <w:displayVerticalDrawingGridEvery w:val="2"/>
  <w:characterSpacingControl w:val="compressPunctuation"/>
  <w:footnotePr>
    <w:footnote w:id="2"/>
    <w:footnote w:id="3"/>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WIzMmU5MTcxZDE1MDY4OWJiZWMxYTExMTAwZjBjMDAifQ=="/>
  </w:docVars>
  <w:rsids>
    <w:rsidRoot w:val="00CC344F"/>
    <w:rsid w:val="000050E3"/>
    <w:rsid w:val="0000525D"/>
    <w:rsid w:val="00023BA3"/>
    <w:rsid w:val="00025799"/>
    <w:rsid w:val="00032DD7"/>
    <w:rsid w:val="00041622"/>
    <w:rsid w:val="000416D0"/>
    <w:rsid w:val="00052470"/>
    <w:rsid w:val="000606AA"/>
    <w:rsid w:val="00066ED7"/>
    <w:rsid w:val="00083796"/>
    <w:rsid w:val="00090BF6"/>
    <w:rsid w:val="000963AF"/>
    <w:rsid w:val="000964ED"/>
    <w:rsid w:val="00097187"/>
    <w:rsid w:val="000A40C8"/>
    <w:rsid w:val="000A5D0E"/>
    <w:rsid w:val="000A7DA3"/>
    <w:rsid w:val="000B30AD"/>
    <w:rsid w:val="000B50DD"/>
    <w:rsid w:val="000B5A9B"/>
    <w:rsid w:val="000D1D48"/>
    <w:rsid w:val="000D3DB5"/>
    <w:rsid w:val="000D53EA"/>
    <w:rsid w:val="000D774B"/>
    <w:rsid w:val="000E3FCF"/>
    <w:rsid w:val="000F0DA7"/>
    <w:rsid w:val="0011571F"/>
    <w:rsid w:val="00131D3C"/>
    <w:rsid w:val="001330B6"/>
    <w:rsid w:val="00142D23"/>
    <w:rsid w:val="00147ACF"/>
    <w:rsid w:val="00154B68"/>
    <w:rsid w:val="00157C82"/>
    <w:rsid w:val="001634BC"/>
    <w:rsid w:val="001766D3"/>
    <w:rsid w:val="00177907"/>
    <w:rsid w:val="00180BCB"/>
    <w:rsid w:val="0018631F"/>
    <w:rsid w:val="00193EEA"/>
    <w:rsid w:val="00195849"/>
    <w:rsid w:val="001972D5"/>
    <w:rsid w:val="001B0102"/>
    <w:rsid w:val="001C356B"/>
    <w:rsid w:val="001C46B9"/>
    <w:rsid w:val="001C7336"/>
    <w:rsid w:val="001D0544"/>
    <w:rsid w:val="001E56F5"/>
    <w:rsid w:val="001E67AD"/>
    <w:rsid w:val="001F1037"/>
    <w:rsid w:val="001F7111"/>
    <w:rsid w:val="00212824"/>
    <w:rsid w:val="00224F8B"/>
    <w:rsid w:val="00232509"/>
    <w:rsid w:val="002521E4"/>
    <w:rsid w:val="00260B77"/>
    <w:rsid w:val="00261582"/>
    <w:rsid w:val="00262E51"/>
    <w:rsid w:val="002724DB"/>
    <w:rsid w:val="00272BB5"/>
    <w:rsid w:val="0027764A"/>
    <w:rsid w:val="002779BE"/>
    <w:rsid w:val="00281D1A"/>
    <w:rsid w:val="00292898"/>
    <w:rsid w:val="002A4DBE"/>
    <w:rsid w:val="002B17E1"/>
    <w:rsid w:val="002B19C3"/>
    <w:rsid w:val="002D43B1"/>
    <w:rsid w:val="00301339"/>
    <w:rsid w:val="00310C29"/>
    <w:rsid w:val="0031408C"/>
    <w:rsid w:val="003261F5"/>
    <w:rsid w:val="00331986"/>
    <w:rsid w:val="003321AE"/>
    <w:rsid w:val="00340172"/>
    <w:rsid w:val="003436AC"/>
    <w:rsid w:val="003503E1"/>
    <w:rsid w:val="00350DE0"/>
    <w:rsid w:val="00351B44"/>
    <w:rsid w:val="003555D6"/>
    <w:rsid w:val="003642D7"/>
    <w:rsid w:val="00365A49"/>
    <w:rsid w:val="00376C32"/>
    <w:rsid w:val="0038210B"/>
    <w:rsid w:val="0038536E"/>
    <w:rsid w:val="00393A36"/>
    <w:rsid w:val="00395BE3"/>
    <w:rsid w:val="003B337C"/>
    <w:rsid w:val="003B4B0F"/>
    <w:rsid w:val="003C164D"/>
    <w:rsid w:val="003D0195"/>
    <w:rsid w:val="003D34A6"/>
    <w:rsid w:val="003F0356"/>
    <w:rsid w:val="003F38FC"/>
    <w:rsid w:val="003F5D64"/>
    <w:rsid w:val="004020CA"/>
    <w:rsid w:val="0040222C"/>
    <w:rsid w:val="00411D90"/>
    <w:rsid w:val="004121A6"/>
    <w:rsid w:val="0043293B"/>
    <w:rsid w:val="00443505"/>
    <w:rsid w:val="004457DD"/>
    <w:rsid w:val="00447823"/>
    <w:rsid w:val="004504F2"/>
    <w:rsid w:val="00451396"/>
    <w:rsid w:val="0045213C"/>
    <w:rsid w:val="00454730"/>
    <w:rsid w:val="00454E2E"/>
    <w:rsid w:val="004651F7"/>
    <w:rsid w:val="0046580F"/>
    <w:rsid w:val="004733EA"/>
    <w:rsid w:val="004829F7"/>
    <w:rsid w:val="004A2905"/>
    <w:rsid w:val="004B26A7"/>
    <w:rsid w:val="004D4F8A"/>
    <w:rsid w:val="004D74B6"/>
    <w:rsid w:val="004D7D09"/>
    <w:rsid w:val="004E500F"/>
    <w:rsid w:val="004F24BB"/>
    <w:rsid w:val="004F487F"/>
    <w:rsid w:val="00501C44"/>
    <w:rsid w:val="00505F73"/>
    <w:rsid w:val="00510D47"/>
    <w:rsid w:val="00512530"/>
    <w:rsid w:val="00515170"/>
    <w:rsid w:val="00522894"/>
    <w:rsid w:val="005229F9"/>
    <w:rsid w:val="005236C7"/>
    <w:rsid w:val="00523931"/>
    <w:rsid w:val="005304EB"/>
    <w:rsid w:val="00534464"/>
    <w:rsid w:val="00537870"/>
    <w:rsid w:val="00542068"/>
    <w:rsid w:val="005437DD"/>
    <w:rsid w:val="00543E7B"/>
    <w:rsid w:val="00544AC8"/>
    <w:rsid w:val="005564AC"/>
    <w:rsid w:val="0057653E"/>
    <w:rsid w:val="0057673D"/>
    <w:rsid w:val="005872DA"/>
    <w:rsid w:val="005972E7"/>
    <w:rsid w:val="005A366B"/>
    <w:rsid w:val="005A4641"/>
    <w:rsid w:val="005B1BB4"/>
    <w:rsid w:val="005B217B"/>
    <w:rsid w:val="005B4437"/>
    <w:rsid w:val="005C3059"/>
    <w:rsid w:val="005C6F8A"/>
    <w:rsid w:val="005D33DE"/>
    <w:rsid w:val="005E46DE"/>
    <w:rsid w:val="005F0481"/>
    <w:rsid w:val="005F1F0A"/>
    <w:rsid w:val="00605262"/>
    <w:rsid w:val="006060CF"/>
    <w:rsid w:val="006127E3"/>
    <w:rsid w:val="0061280F"/>
    <w:rsid w:val="006132D5"/>
    <w:rsid w:val="00635233"/>
    <w:rsid w:val="00643358"/>
    <w:rsid w:val="00655567"/>
    <w:rsid w:val="00667830"/>
    <w:rsid w:val="006705CE"/>
    <w:rsid w:val="00682B23"/>
    <w:rsid w:val="00682ECA"/>
    <w:rsid w:val="006978EA"/>
    <w:rsid w:val="006A107E"/>
    <w:rsid w:val="006A7A34"/>
    <w:rsid w:val="006B05AC"/>
    <w:rsid w:val="006B168B"/>
    <w:rsid w:val="006B1E37"/>
    <w:rsid w:val="006B2B25"/>
    <w:rsid w:val="006B67DD"/>
    <w:rsid w:val="006D2CE9"/>
    <w:rsid w:val="006E2889"/>
    <w:rsid w:val="006F1923"/>
    <w:rsid w:val="0070511A"/>
    <w:rsid w:val="00705E4C"/>
    <w:rsid w:val="00706B15"/>
    <w:rsid w:val="0071583F"/>
    <w:rsid w:val="00732CFD"/>
    <w:rsid w:val="007337A1"/>
    <w:rsid w:val="007456D7"/>
    <w:rsid w:val="00754DD9"/>
    <w:rsid w:val="00756EB6"/>
    <w:rsid w:val="007572E6"/>
    <w:rsid w:val="00760DBE"/>
    <w:rsid w:val="00762FF7"/>
    <w:rsid w:val="00765EDB"/>
    <w:rsid w:val="00771487"/>
    <w:rsid w:val="00781A52"/>
    <w:rsid w:val="00792D07"/>
    <w:rsid w:val="0079580C"/>
    <w:rsid w:val="00796182"/>
    <w:rsid w:val="00797062"/>
    <w:rsid w:val="007B065C"/>
    <w:rsid w:val="007C3D6D"/>
    <w:rsid w:val="007C4C6A"/>
    <w:rsid w:val="007E0BF1"/>
    <w:rsid w:val="007F3DAE"/>
    <w:rsid w:val="007F5EA8"/>
    <w:rsid w:val="007F7974"/>
    <w:rsid w:val="00820636"/>
    <w:rsid w:val="00823984"/>
    <w:rsid w:val="00823DB6"/>
    <w:rsid w:val="008302D7"/>
    <w:rsid w:val="00830A57"/>
    <w:rsid w:val="00831BED"/>
    <w:rsid w:val="008328A0"/>
    <w:rsid w:val="00842B41"/>
    <w:rsid w:val="0084534A"/>
    <w:rsid w:val="008643BF"/>
    <w:rsid w:val="00870A72"/>
    <w:rsid w:val="00872693"/>
    <w:rsid w:val="00881B18"/>
    <w:rsid w:val="008824AE"/>
    <w:rsid w:val="008A16A3"/>
    <w:rsid w:val="008A6D6C"/>
    <w:rsid w:val="008C171A"/>
    <w:rsid w:val="008C4ACE"/>
    <w:rsid w:val="008C4CA9"/>
    <w:rsid w:val="008C5E25"/>
    <w:rsid w:val="008E177E"/>
    <w:rsid w:val="008E6212"/>
    <w:rsid w:val="008E6795"/>
    <w:rsid w:val="008F64A1"/>
    <w:rsid w:val="00900649"/>
    <w:rsid w:val="00905927"/>
    <w:rsid w:val="009144EE"/>
    <w:rsid w:val="00920C76"/>
    <w:rsid w:val="0092364A"/>
    <w:rsid w:val="00923F03"/>
    <w:rsid w:val="00924AF8"/>
    <w:rsid w:val="00930E93"/>
    <w:rsid w:val="009326CF"/>
    <w:rsid w:val="009352E5"/>
    <w:rsid w:val="00944F45"/>
    <w:rsid w:val="00960909"/>
    <w:rsid w:val="0096637E"/>
    <w:rsid w:val="009A0F7A"/>
    <w:rsid w:val="009A28E3"/>
    <w:rsid w:val="009A2A98"/>
    <w:rsid w:val="009B0E70"/>
    <w:rsid w:val="009C68AE"/>
    <w:rsid w:val="009D3588"/>
    <w:rsid w:val="009D56D7"/>
    <w:rsid w:val="009E2B0F"/>
    <w:rsid w:val="009E2D25"/>
    <w:rsid w:val="009E3ACD"/>
    <w:rsid w:val="009F4256"/>
    <w:rsid w:val="00A03376"/>
    <w:rsid w:val="00A105DF"/>
    <w:rsid w:val="00A270BB"/>
    <w:rsid w:val="00A35F8A"/>
    <w:rsid w:val="00A365D2"/>
    <w:rsid w:val="00A447A4"/>
    <w:rsid w:val="00A523EA"/>
    <w:rsid w:val="00A71A9A"/>
    <w:rsid w:val="00A76E07"/>
    <w:rsid w:val="00A86659"/>
    <w:rsid w:val="00A87414"/>
    <w:rsid w:val="00A93A23"/>
    <w:rsid w:val="00AA0E98"/>
    <w:rsid w:val="00AA1ABE"/>
    <w:rsid w:val="00AA2827"/>
    <w:rsid w:val="00AA79B5"/>
    <w:rsid w:val="00AC0759"/>
    <w:rsid w:val="00AC0B6D"/>
    <w:rsid w:val="00AC692B"/>
    <w:rsid w:val="00AE1188"/>
    <w:rsid w:val="00AE28EA"/>
    <w:rsid w:val="00AF346D"/>
    <w:rsid w:val="00AF4728"/>
    <w:rsid w:val="00B006C5"/>
    <w:rsid w:val="00B049AB"/>
    <w:rsid w:val="00B172D9"/>
    <w:rsid w:val="00B207E0"/>
    <w:rsid w:val="00B21436"/>
    <w:rsid w:val="00B31FE9"/>
    <w:rsid w:val="00B4280E"/>
    <w:rsid w:val="00B500AA"/>
    <w:rsid w:val="00B54101"/>
    <w:rsid w:val="00B6507A"/>
    <w:rsid w:val="00B65E97"/>
    <w:rsid w:val="00B74630"/>
    <w:rsid w:val="00B756E8"/>
    <w:rsid w:val="00B848D5"/>
    <w:rsid w:val="00BC56D6"/>
    <w:rsid w:val="00BD1689"/>
    <w:rsid w:val="00BD7EB0"/>
    <w:rsid w:val="00BE4624"/>
    <w:rsid w:val="00BE7400"/>
    <w:rsid w:val="00BF79C6"/>
    <w:rsid w:val="00C249F6"/>
    <w:rsid w:val="00C61E6B"/>
    <w:rsid w:val="00C7466B"/>
    <w:rsid w:val="00C752F3"/>
    <w:rsid w:val="00C85B7B"/>
    <w:rsid w:val="00C93586"/>
    <w:rsid w:val="00C93895"/>
    <w:rsid w:val="00C966E7"/>
    <w:rsid w:val="00CB3EC2"/>
    <w:rsid w:val="00CB5275"/>
    <w:rsid w:val="00CC344F"/>
    <w:rsid w:val="00CD4240"/>
    <w:rsid w:val="00CD72C0"/>
    <w:rsid w:val="00CE4D56"/>
    <w:rsid w:val="00CF4CDD"/>
    <w:rsid w:val="00D01A70"/>
    <w:rsid w:val="00D04D02"/>
    <w:rsid w:val="00D10BD2"/>
    <w:rsid w:val="00D16835"/>
    <w:rsid w:val="00D16EA5"/>
    <w:rsid w:val="00D173B6"/>
    <w:rsid w:val="00D20ADF"/>
    <w:rsid w:val="00D21836"/>
    <w:rsid w:val="00D23FE0"/>
    <w:rsid w:val="00D243E0"/>
    <w:rsid w:val="00D342FC"/>
    <w:rsid w:val="00D347CC"/>
    <w:rsid w:val="00D36556"/>
    <w:rsid w:val="00D41FCB"/>
    <w:rsid w:val="00D45364"/>
    <w:rsid w:val="00D473E8"/>
    <w:rsid w:val="00D50521"/>
    <w:rsid w:val="00D525E2"/>
    <w:rsid w:val="00D53F86"/>
    <w:rsid w:val="00D668B7"/>
    <w:rsid w:val="00D724DD"/>
    <w:rsid w:val="00D7793C"/>
    <w:rsid w:val="00D8088C"/>
    <w:rsid w:val="00D80B1D"/>
    <w:rsid w:val="00D8701D"/>
    <w:rsid w:val="00D9596D"/>
    <w:rsid w:val="00D95F1A"/>
    <w:rsid w:val="00D96F47"/>
    <w:rsid w:val="00DA069F"/>
    <w:rsid w:val="00DA15CE"/>
    <w:rsid w:val="00DA6464"/>
    <w:rsid w:val="00DE0E6B"/>
    <w:rsid w:val="00E01892"/>
    <w:rsid w:val="00E01C7B"/>
    <w:rsid w:val="00E02317"/>
    <w:rsid w:val="00E05CC0"/>
    <w:rsid w:val="00E162D4"/>
    <w:rsid w:val="00E20C07"/>
    <w:rsid w:val="00E30C2B"/>
    <w:rsid w:val="00E357B9"/>
    <w:rsid w:val="00E37B6D"/>
    <w:rsid w:val="00E42385"/>
    <w:rsid w:val="00E47342"/>
    <w:rsid w:val="00E509FB"/>
    <w:rsid w:val="00E5780A"/>
    <w:rsid w:val="00E65DC3"/>
    <w:rsid w:val="00EA1D07"/>
    <w:rsid w:val="00EB0839"/>
    <w:rsid w:val="00EC3AAE"/>
    <w:rsid w:val="00EE134F"/>
    <w:rsid w:val="00EE5EA7"/>
    <w:rsid w:val="00EE6A2E"/>
    <w:rsid w:val="00EF6EBE"/>
    <w:rsid w:val="00F00E0C"/>
    <w:rsid w:val="00F044BA"/>
    <w:rsid w:val="00F11E50"/>
    <w:rsid w:val="00F126E7"/>
    <w:rsid w:val="00F13E08"/>
    <w:rsid w:val="00F2370F"/>
    <w:rsid w:val="00F2406E"/>
    <w:rsid w:val="00F3097C"/>
    <w:rsid w:val="00F32244"/>
    <w:rsid w:val="00F329C7"/>
    <w:rsid w:val="00F35241"/>
    <w:rsid w:val="00F35C4F"/>
    <w:rsid w:val="00F42CC0"/>
    <w:rsid w:val="00F547AB"/>
    <w:rsid w:val="00F57FE0"/>
    <w:rsid w:val="00F63863"/>
    <w:rsid w:val="00F661D6"/>
    <w:rsid w:val="00F74682"/>
    <w:rsid w:val="00F90174"/>
    <w:rsid w:val="00FA745E"/>
    <w:rsid w:val="00FA74B3"/>
    <w:rsid w:val="00FB60DE"/>
    <w:rsid w:val="00FC366C"/>
    <w:rsid w:val="00FC484B"/>
    <w:rsid w:val="00FD6F95"/>
    <w:rsid w:val="00FE3CA1"/>
    <w:rsid w:val="00FE3E3A"/>
    <w:rsid w:val="00FE4C7F"/>
    <w:rsid w:val="2FBD768C"/>
    <w:rsid w:val="3B140F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heme="minorBidi"/>
      <w:kern w:val="2"/>
      <w:sz w:val="24"/>
      <w:szCs w:val="22"/>
      <w:lang w:val="en-US" w:eastAsia="zh-CN" w:bidi="ar-SA"/>
    </w:rPr>
  </w:style>
  <w:style w:type="paragraph" w:styleId="2">
    <w:name w:val="heading 1"/>
    <w:basedOn w:val="1"/>
    <w:next w:val="1"/>
    <w:link w:val="45"/>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9"/>
    <w:unhideWhenUsed/>
    <w:qFormat/>
    <w:uiPriority w:val="9"/>
    <w:pPr>
      <w:keepNext/>
      <w:keepLines/>
      <w:numPr>
        <w:ilvl w:val="1"/>
        <w:numId w:val="1"/>
      </w:numPr>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52"/>
    <w:unhideWhenUsed/>
    <w:qFormat/>
    <w:uiPriority w:val="9"/>
    <w:pPr>
      <w:keepNext/>
      <w:keepLines/>
      <w:numPr>
        <w:ilvl w:val="2"/>
        <w:numId w:val="1"/>
      </w:numPr>
      <w:spacing w:before="260" w:after="260" w:line="416" w:lineRule="auto"/>
      <w:outlineLvl w:val="2"/>
    </w:pPr>
    <w:rPr>
      <w:b/>
      <w:bCs/>
      <w:sz w:val="32"/>
      <w:szCs w:val="32"/>
    </w:rPr>
  </w:style>
  <w:style w:type="paragraph" w:styleId="5">
    <w:name w:val="heading 4"/>
    <w:basedOn w:val="1"/>
    <w:next w:val="1"/>
    <w:link w:val="53"/>
    <w:semiHidden/>
    <w:unhideWhenUsed/>
    <w:qFormat/>
    <w:uiPriority w:val="9"/>
    <w:pPr>
      <w:keepNext/>
      <w:keepLines/>
      <w:numPr>
        <w:ilvl w:val="3"/>
        <w:numId w:val="1"/>
      </w:numPr>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link w:val="54"/>
    <w:semiHidden/>
    <w:unhideWhenUsed/>
    <w:qFormat/>
    <w:uiPriority w:val="9"/>
    <w:pPr>
      <w:keepNext/>
      <w:keepLines/>
      <w:numPr>
        <w:ilvl w:val="4"/>
        <w:numId w:val="1"/>
      </w:numPr>
      <w:spacing w:before="280" w:after="290" w:line="376" w:lineRule="auto"/>
      <w:outlineLvl w:val="4"/>
    </w:pPr>
    <w:rPr>
      <w:b/>
      <w:bCs/>
      <w:sz w:val="28"/>
      <w:szCs w:val="28"/>
    </w:rPr>
  </w:style>
  <w:style w:type="paragraph" w:styleId="7">
    <w:name w:val="heading 6"/>
    <w:basedOn w:val="1"/>
    <w:next w:val="1"/>
    <w:link w:val="55"/>
    <w:semiHidden/>
    <w:unhideWhenUsed/>
    <w:qFormat/>
    <w:uiPriority w:val="9"/>
    <w:pPr>
      <w:keepNext/>
      <w:keepLines/>
      <w:numPr>
        <w:ilvl w:val="5"/>
        <w:numId w:val="1"/>
      </w:numPr>
      <w:spacing w:before="240" w:after="64" w:line="320" w:lineRule="auto"/>
      <w:outlineLvl w:val="5"/>
    </w:pPr>
    <w:rPr>
      <w:rFonts w:asciiTheme="majorHAnsi" w:hAnsiTheme="majorHAnsi" w:eastAsiaTheme="majorEastAsia" w:cstheme="majorBidi"/>
      <w:b/>
      <w:bCs/>
      <w:szCs w:val="24"/>
    </w:rPr>
  </w:style>
  <w:style w:type="paragraph" w:styleId="8">
    <w:name w:val="heading 7"/>
    <w:basedOn w:val="1"/>
    <w:next w:val="1"/>
    <w:link w:val="56"/>
    <w:semiHidden/>
    <w:unhideWhenUsed/>
    <w:qFormat/>
    <w:uiPriority w:val="9"/>
    <w:pPr>
      <w:keepNext/>
      <w:keepLines/>
      <w:numPr>
        <w:ilvl w:val="6"/>
        <w:numId w:val="1"/>
      </w:numPr>
      <w:spacing w:before="240" w:after="64" w:line="320" w:lineRule="auto"/>
      <w:outlineLvl w:val="6"/>
    </w:pPr>
    <w:rPr>
      <w:b/>
      <w:bCs/>
      <w:szCs w:val="24"/>
    </w:rPr>
  </w:style>
  <w:style w:type="paragraph" w:styleId="9">
    <w:name w:val="heading 8"/>
    <w:basedOn w:val="1"/>
    <w:next w:val="1"/>
    <w:link w:val="57"/>
    <w:semiHidden/>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Cs w:val="24"/>
    </w:rPr>
  </w:style>
  <w:style w:type="paragraph" w:styleId="10">
    <w:name w:val="heading 9"/>
    <w:basedOn w:val="1"/>
    <w:next w:val="1"/>
    <w:link w:val="58"/>
    <w:semiHidden/>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sz w:val="21"/>
      <w:szCs w:val="21"/>
    </w:r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link w:val="38"/>
    <w:unhideWhenUsed/>
    <w:qFormat/>
    <w:uiPriority w:val="35"/>
    <w:rPr>
      <w:rFonts w:eastAsia="黑体" w:asciiTheme="majorHAnsi" w:hAnsiTheme="majorHAnsi" w:cstheme="majorBidi"/>
      <w:sz w:val="20"/>
      <w:szCs w:val="20"/>
    </w:rPr>
  </w:style>
  <w:style w:type="paragraph" w:styleId="12">
    <w:name w:val="annotation text"/>
    <w:basedOn w:val="1"/>
    <w:link w:val="49"/>
    <w:semiHidden/>
    <w:unhideWhenUsed/>
    <w:qFormat/>
    <w:uiPriority w:val="99"/>
    <w:pPr>
      <w:jc w:val="left"/>
    </w:pPr>
  </w:style>
  <w:style w:type="paragraph" w:styleId="13">
    <w:name w:val="toc 3"/>
    <w:basedOn w:val="1"/>
    <w:next w:val="1"/>
    <w:unhideWhenUsed/>
    <w:uiPriority w:val="39"/>
    <w:pPr>
      <w:spacing w:line="288" w:lineRule="auto"/>
      <w:ind w:left="400" w:leftChars="400"/>
    </w:pPr>
  </w:style>
  <w:style w:type="paragraph" w:styleId="14">
    <w:name w:val="Balloon Text"/>
    <w:basedOn w:val="1"/>
    <w:link w:val="51"/>
    <w:semiHidden/>
    <w:unhideWhenUsed/>
    <w:qFormat/>
    <w:uiPriority w:val="99"/>
    <w:pPr>
      <w:spacing w:line="240" w:lineRule="auto"/>
    </w:pPr>
    <w:rPr>
      <w:sz w:val="18"/>
      <w:szCs w:val="18"/>
    </w:rPr>
  </w:style>
  <w:style w:type="paragraph" w:styleId="15">
    <w:name w:val="footer"/>
    <w:basedOn w:val="1"/>
    <w:link w:val="32"/>
    <w:unhideWhenUsed/>
    <w:qFormat/>
    <w:uiPriority w:val="99"/>
    <w:pPr>
      <w:tabs>
        <w:tab w:val="center" w:pos="4153"/>
        <w:tab w:val="right" w:pos="8306"/>
      </w:tabs>
      <w:snapToGrid w:val="0"/>
      <w:jc w:val="left"/>
    </w:pPr>
    <w:rPr>
      <w:sz w:val="18"/>
      <w:szCs w:val="18"/>
    </w:rPr>
  </w:style>
  <w:style w:type="paragraph" w:styleId="16">
    <w:name w:val="header"/>
    <w:basedOn w:val="1"/>
    <w:link w:val="31"/>
    <w:unhideWhenUsed/>
    <w:uiPriority w:val="99"/>
    <w:pPr>
      <w:pBdr>
        <w:bottom w:val="single" w:color="auto" w:sz="6" w:space="1"/>
      </w:pBdr>
      <w:tabs>
        <w:tab w:val="center" w:pos="4153"/>
        <w:tab w:val="right" w:pos="8306"/>
      </w:tabs>
      <w:snapToGrid w:val="0"/>
      <w:jc w:val="center"/>
    </w:pPr>
    <w:rPr>
      <w:sz w:val="18"/>
      <w:szCs w:val="18"/>
    </w:rPr>
  </w:style>
  <w:style w:type="paragraph" w:styleId="17">
    <w:name w:val="toc 1"/>
    <w:basedOn w:val="1"/>
    <w:next w:val="1"/>
    <w:unhideWhenUsed/>
    <w:qFormat/>
    <w:uiPriority w:val="39"/>
    <w:pPr>
      <w:tabs>
        <w:tab w:val="right" w:leader="dot" w:pos="9060"/>
      </w:tabs>
      <w:spacing w:before="50" w:beforeLines="50" w:line="240" w:lineRule="auto"/>
    </w:pPr>
    <w:rPr>
      <w:rFonts w:eastAsia="黑体"/>
    </w:rPr>
  </w:style>
  <w:style w:type="paragraph" w:styleId="18">
    <w:name w:val="footnote text"/>
    <w:basedOn w:val="1"/>
    <w:link w:val="62"/>
    <w:semiHidden/>
    <w:unhideWhenUsed/>
    <w:uiPriority w:val="99"/>
    <w:pPr>
      <w:snapToGrid w:val="0"/>
      <w:jc w:val="left"/>
    </w:pPr>
    <w:rPr>
      <w:sz w:val="18"/>
      <w:szCs w:val="18"/>
    </w:rPr>
  </w:style>
  <w:style w:type="paragraph" w:styleId="19">
    <w:name w:val="table of figures"/>
    <w:basedOn w:val="1"/>
    <w:next w:val="1"/>
    <w:unhideWhenUsed/>
    <w:qFormat/>
    <w:uiPriority w:val="99"/>
    <w:pPr>
      <w:ind w:left="200" w:leftChars="200" w:hanging="200" w:hangingChars="200"/>
    </w:pPr>
  </w:style>
  <w:style w:type="paragraph" w:styleId="20">
    <w:name w:val="toc 2"/>
    <w:basedOn w:val="1"/>
    <w:next w:val="1"/>
    <w:unhideWhenUsed/>
    <w:qFormat/>
    <w:uiPriority w:val="39"/>
    <w:pPr>
      <w:ind w:left="200" w:leftChars="200"/>
    </w:pPr>
  </w:style>
  <w:style w:type="paragraph" w:styleId="21">
    <w:name w:val="annotation subject"/>
    <w:basedOn w:val="12"/>
    <w:next w:val="12"/>
    <w:link w:val="50"/>
    <w:semiHidden/>
    <w:unhideWhenUsed/>
    <w:qFormat/>
    <w:uiPriority w:val="99"/>
    <w:rPr>
      <w:b/>
      <w:bCs/>
    </w:rPr>
  </w:style>
  <w:style w:type="table" w:styleId="23">
    <w:name w:val="Table Grid"/>
    <w:basedOn w:val="2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FollowedHyperlink"/>
    <w:basedOn w:val="24"/>
    <w:semiHidden/>
    <w:unhideWhenUsed/>
    <w:uiPriority w:val="99"/>
    <w:rPr>
      <w:color w:val="954F72" w:themeColor="followedHyperlink"/>
      <w:u w:val="single"/>
      <w14:textFill>
        <w14:solidFill>
          <w14:schemeClr w14:val="folHlink"/>
        </w14:solidFill>
      </w14:textFill>
    </w:rPr>
  </w:style>
  <w:style w:type="character" w:styleId="26">
    <w:name w:val="Hyperlink"/>
    <w:basedOn w:val="24"/>
    <w:unhideWhenUsed/>
    <w:qFormat/>
    <w:uiPriority w:val="99"/>
    <w:rPr>
      <w:color w:val="0563C1" w:themeColor="hyperlink"/>
      <w:u w:val="single"/>
      <w14:textFill>
        <w14:solidFill>
          <w14:schemeClr w14:val="hlink"/>
        </w14:solidFill>
      </w14:textFill>
    </w:rPr>
  </w:style>
  <w:style w:type="character" w:styleId="27">
    <w:name w:val="annotation reference"/>
    <w:basedOn w:val="24"/>
    <w:semiHidden/>
    <w:unhideWhenUsed/>
    <w:qFormat/>
    <w:uiPriority w:val="99"/>
    <w:rPr>
      <w:sz w:val="21"/>
      <w:szCs w:val="21"/>
    </w:rPr>
  </w:style>
  <w:style w:type="character" w:styleId="28">
    <w:name w:val="footnote reference"/>
    <w:basedOn w:val="24"/>
    <w:semiHidden/>
    <w:unhideWhenUsed/>
    <w:qFormat/>
    <w:uiPriority w:val="99"/>
    <w:rPr>
      <w:vertAlign w:val="superscript"/>
    </w:rPr>
  </w:style>
  <w:style w:type="character" w:customStyle="1" w:styleId="29">
    <w:name w:val="标题 2 字符"/>
    <w:basedOn w:val="24"/>
    <w:link w:val="3"/>
    <w:qFormat/>
    <w:uiPriority w:val="9"/>
    <w:rPr>
      <w:rFonts w:asciiTheme="majorHAnsi" w:hAnsiTheme="majorHAnsi" w:eastAsiaTheme="majorEastAsia" w:cstheme="majorBidi"/>
      <w:b/>
      <w:bCs/>
      <w:sz w:val="32"/>
      <w:szCs w:val="32"/>
    </w:rPr>
  </w:style>
  <w:style w:type="paragraph" w:styleId="30">
    <w:name w:val="List Paragraph"/>
    <w:basedOn w:val="1"/>
    <w:qFormat/>
    <w:uiPriority w:val="34"/>
    <w:pPr>
      <w:ind w:firstLine="420" w:firstLineChars="200"/>
    </w:pPr>
  </w:style>
  <w:style w:type="character" w:customStyle="1" w:styleId="31">
    <w:name w:val="页眉 字符"/>
    <w:basedOn w:val="24"/>
    <w:link w:val="16"/>
    <w:qFormat/>
    <w:uiPriority w:val="99"/>
    <w:rPr>
      <w:sz w:val="18"/>
      <w:szCs w:val="18"/>
    </w:rPr>
  </w:style>
  <w:style w:type="character" w:customStyle="1" w:styleId="32">
    <w:name w:val="页脚 字符"/>
    <w:basedOn w:val="24"/>
    <w:link w:val="15"/>
    <w:qFormat/>
    <w:uiPriority w:val="99"/>
    <w:rPr>
      <w:sz w:val="18"/>
      <w:szCs w:val="18"/>
    </w:rPr>
  </w:style>
  <w:style w:type="paragraph" w:customStyle="1" w:styleId="33">
    <w:name w:val="phd_cite"/>
    <w:basedOn w:val="1"/>
    <w:next w:val="1"/>
    <w:link w:val="34"/>
    <w:qFormat/>
    <w:uiPriority w:val="0"/>
    <w:pPr>
      <w:tabs>
        <w:tab w:val="left" w:pos="567"/>
      </w:tabs>
      <w:ind w:firstLine="420" w:firstLineChars="200"/>
    </w:pPr>
    <w:rPr>
      <w:rFonts w:cs="宋体"/>
      <w:color w:val="FF0000"/>
      <w:kern w:val="0"/>
      <w:szCs w:val="21"/>
      <w:vertAlign w:val="superscript"/>
    </w:rPr>
  </w:style>
  <w:style w:type="character" w:customStyle="1" w:styleId="34">
    <w:name w:val="phd_cite Char"/>
    <w:basedOn w:val="24"/>
    <w:link w:val="33"/>
    <w:qFormat/>
    <w:uiPriority w:val="0"/>
    <w:rPr>
      <w:rFonts w:ascii="Times New Roman" w:hAnsi="Times New Roman" w:eastAsia="宋体" w:cs="宋体"/>
      <w:color w:val="FF0000"/>
      <w:kern w:val="0"/>
      <w:sz w:val="24"/>
      <w:szCs w:val="21"/>
      <w:vertAlign w:val="superscript"/>
    </w:rPr>
  </w:style>
  <w:style w:type="paragraph" w:customStyle="1" w:styleId="35">
    <w:name w:val="phd_refence"/>
    <w:basedOn w:val="1"/>
    <w:qFormat/>
    <w:uiPriority w:val="0"/>
    <w:rPr>
      <w:color w:val="7030A0"/>
    </w:rPr>
  </w:style>
  <w:style w:type="paragraph" w:customStyle="1" w:styleId="36">
    <w:name w:val="phd_notePic"/>
    <w:basedOn w:val="11"/>
    <w:next w:val="1"/>
    <w:link w:val="39"/>
    <w:qFormat/>
    <w:uiPriority w:val="0"/>
    <w:pPr>
      <w:keepLines/>
      <w:numPr>
        <w:ilvl w:val="0"/>
        <w:numId w:val="2"/>
      </w:numPr>
      <w:spacing w:after="163" w:afterLines="50"/>
      <w:jc w:val="center"/>
    </w:pPr>
    <w:rPr>
      <w:rFonts w:ascii="Times New Roman" w:hAnsi="Times New Roman" w:eastAsia="宋体"/>
      <w:b/>
      <w:color w:val="FFC000"/>
      <w:sz w:val="21"/>
    </w:rPr>
  </w:style>
  <w:style w:type="paragraph" w:customStyle="1" w:styleId="37">
    <w:name w:val="phd_chapter"/>
    <w:basedOn w:val="2"/>
    <w:next w:val="1"/>
    <w:link w:val="41"/>
    <w:qFormat/>
    <w:uiPriority w:val="0"/>
    <w:pPr>
      <w:pageBreakBefore/>
      <w:numPr>
        <w:ilvl w:val="0"/>
        <w:numId w:val="1"/>
      </w:numPr>
      <w:spacing w:before="50" w:beforeLines="50" w:after="50" w:afterLines="50" w:line="240" w:lineRule="auto"/>
      <w:ind w:left="0" w:firstLine="0"/>
      <w:jc w:val="center"/>
    </w:pPr>
    <w:rPr>
      <w:rFonts w:ascii="黑体" w:hAnsi="黑体" w:eastAsia="黑体"/>
      <w:b w:val="0"/>
      <w:sz w:val="32"/>
      <w:szCs w:val="32"/>
    </w:rPr>
  </w:style>
  <w:style w:type="character" w:customStyle="1" w:styleId="38">
    <w:name w:val="题注 字符"/>
    <w:basedOn w:val="24"/>
    <w:link w:val="11"/>
    <w:qFormat/>
    <w:uiPriority w:val="35"/>
    <w:rPr>
      <w:rFonts w:eastAsia="黑体" w:asciiTheme="majorHAnsi" w:hAnsiTheme="majorHAnsi" w:cstheme="majorBidi"/>
      <w:sz w:val="20"/>
      <w:szCs w:val="20"/>
    </w:rPr>
  </w:style>
  <w:style w:type="character" w:customStyle="1" w:styleId="39">
    <w:name w:val="phd_notePic 字符"/>
    <w:basedOn w:val="38"/>
    <w:link w:val="36"/>
    <w:uiPriority w:val="0"/>
    <w:rPr>
      <w:rFonts w:ascii="Times New Roman" w:hAnsi="Times New Roman" w:eastAsia="宋体" w:cstheme="majorBidi"/>
      <w:b/>
      <w:color w:val="FFC000"/>
      <w:sz w:val="20"/>
      <w:szCs w:val="20"/>
    </w:rPr>
  </w:style>
  <w:style w:type="paragraph" w:customStyle="1" w:styleId="40">
    <w:name w:val="phd_section"/>
    <w:basedOn w:val="3"/>
    <w:next w:val="1"/>
    <w:link w:val="43"/>
    <w:qFormat/>
    <w:uiPriority w:val="0"/>
    <w:pPr>
      <w:spacing w:before="50" w:beforeLines="50" w:after="50" w:afterLines="50" w:line="240" w:lineRule="auto"/>
    </w:pPr>
    <w:rPr>
      <w:rFonts w:ascii="Times New Roman" w:hAnsi="Times New Roman" w:eastAsia="黑体"/>
      <w:b w:val="0"/>
      <w:sz w:val="28"/>
      <w:szCs w:val="28"/>
    </w:rPr>
  </w:style>
  <w:style w:type="character" w:customStyle="1" w:styleId="41">
    <w:name w:val="phd_chapter Char"/>
    <w:basedOn w:val="24"/>
    <w:link w:val="37"/>
    <w:qFormat/>
    <w:uiPriority w:val="0"/>
    <w:rPr>
      <w:rFonts w:ascii="黑体" w:hAnsi="黑体" w:eastAsia="黑体"/>
      <w:bCs/>
      <w:kern w:val="44"/>
      <w:sz w:val="32"/>
      <w:szCs w:val="32"/>
    </w:rPr>
  </w:style>
  <w:style w:type="paragraph" w:customStyle="1" w:styleId="42">
    <w:name w:val="phd_subsection"/>
    <w:basedOn w:val="4"/>
    <w:next w:val="1"/>
    <w:link w:val="44"/>
    <w:qFormat/>
    <w:uiPriority w:val="0"/>
    <w:pPr>
      <w:spacing w:before="50" w:beforeLines="50" w:after="50" w:afterLines="50" w:line="240" w:lineRule="auto"/>
    </w:pPr>
    <w:rPr>
      <w:rFonts w:eastAsia="黑体"/>
      <w:b w:val="0"/>
      <w:sz w:val="24"/>
      <w:szCs w:val="24"/>
    </w:rPr>
  </w:style>
  <w:style w:type="character" w:customStyle="1" w:styleId="43">
    <w:name w:val="phd_section Char"/>
    <w:basedOn w:val="24"/>
    <w:link w:val="40"/>
    <w:qFormat/>
    <w:uiPriority w:val="0"/>
    <w:rPr>
      <w:rFonts w:ascii="Times New Roman" w:hAnsi="Times New Roman" w:eastAsia="黑体" w:cstheme="majorBidi"/>
      <w:bCs/>
      <w:sz w:val="28"/>
      <w:szCs w:val="28"/>
    </w:rPr>
  </w:style>
  <w:style w:type="character" w:customStyle="1" w:styleId="44">
    <w:name w:val="phd_subsection Char"/>
    <w:basedOn w:val="24"/>
    <w:link w:val="42"/>
    <w:qFormat/>
    <w:uiPriority w:val="0"/>
    <w:rPr>
      <w:rFonts w:ascii="Times New Roman" w:hAnsi="Times New Roman" w:eastAsia="黑体"/>
      <w:bCs/>
      <w:sz w:val="24"/>
      <w:szCs w:val="24"/>
    </w:rPr>
  </w:style>
  <w:style w:type="character" w:customStyle="1" w:styleId="45">
    <w:name w:val="标题 1 字符"/>
    <w:basedOn w:val="24"/>
    <w:link w:val="2"/>
    <w:qFormat/>
    <w:uiPriority w:val="9"/>
    <w:rPr>
      <w:rFonts w:ascii="Times New Roman" w:hAnsi="Times New Roman" w:eastAsia="宋体"/>
      <w:b/>
      <w:bCs/>
      <w:kern w:val="44"/>
      <w:sz w:val="44"/>
      <w:szCs w:val="44"/>
    </w:rPr>
  </w:style>
  <w:style w:type="paragraph" w:customStyle="1" w:styleId="46">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E75B6" w:themeColor="accent1" w:themeShade="BF"/>
      <w:kern w:val="0"/>
      <w:sz w:val="32"/>
      <w:szCs w:val="32"/>
    </w:rPr>
  </w:style>
  <w:style w:type="paragraph" w:customStyle="1" w:styleId="47">
    <w:name w:val="phd_noteTable"/>
    <w:basedOn w:val="11"/>
    <w:link w:val="48"/>
    <w:qFormat/>
    <w:uiPriority w:val="0"/>
    <w:pPr>
      <w:keepNext/>
      <w:keepLines/>
      <w:numPr>
        <w:ilvl w:val="0"/>
        <w:numId w:val="3"/>
      </w:numPr>
      <w:spacing w:before="50" w:beforeLines="50"/>
      <w:jc w:val="center"/>
    </w:pPr>
    <w:rPr>
      <w:rFonts w:eastAsia="宋体"/>
      <w:b/>
      <w:color w:val="00B0F0"/>
      <w:sz w:val="21"/>
    </w:rPr>
  </w:style>
  <w:style w:type="character" w:customStyle="1" w:styleId="48">
    <w:name w:val="phd_noteTable 字符"/>
    <w:basedOn w:val="38"/>
    <w:link w:val="47"/>
    <w:uiPriority w:val="0"/>
    <w:rPr>
      <w:rFonts w:eastAsia="宋体" w:asciiTheme="majorHAnsi" w:hAnsiTheme="majorHAnsi" w:cstheme="majorBidi"/>
      <w:b/>
      <w:color w:val="00B0F0"/>
      <w:sz w:val="20"/>
      <w:szCs w:val="20"/>
    </w:rPr>
  </w:style>
  <w:style w:type="character" w:customStyle="1" w:styleId="49">
    <w:name w:val="批注文字 字符"/>
    <w:basedOn w:val="24"/>
    <w:link w:val="12"/>
    <w:semiHidden/>
    <w:qFormat/>
    <w:uiPriority w:val="99"/>
    <w:rPr>
      <w:rFonts w:ascii="Times New Roman" w:hAnsi="Times New Roman" w:eastAsia="宋体"/>
      <w:sz w:val="24"/>
    </w:rPr>
  </w:style>
  <w:style w:type="character" w:customStyle="1" w:styleId="50">
    <w:name w:val="批注主题 字符"/>
    <w:basedOn w:val="49"/>
    <w:link w:val="21"/>
    <w:semiHidden/>
    <w:qFormat/>
    <w:uiPriority w:val="99"/>
    <w:rPr>
      <w:rFonts w:ascii="Times New Roman" w:hAnsi="Times New Roman" w:eastAsia="宋体"/>
      <w:b/>
      <w:bCs/>
      <w:sz w:val="24"/>
    </w:rPr>
  </w:style>
  <w:style w:type="character" w:customStyle="1" w:styleId="51">
    <w:name w:val="批注框文本 字符"/>
    <w:basedOn w:val="24"/>
    <w:link w:val="14"/>
    <w:semiHidden/>
    <w:uiPriority w:val="99"/>
    <w:rPr>
      <w:rFonts w:ascii="Times New Roman" w:hAnsi="Times New Roman" w:eastAsia="宋体"/>
      <w:sz w:val="18"/>
      <w:szCs w:val="18"/>
    </w:rPr>
  </w:style>
  <w:style w:type="character" w:customStyle="1" w:styleId="52">
    <w:name w:val="标题 3 字符"/>
    <w:basedOn w:val="24"/>
    <w:link w:val="4"/>
    <w:uiPriority w:val="9"/>
    <w:rPr>
      <w:rFonts w:ascii="Times New Roman" w:hAnsi="Times New Roman" w:eastAsia="宋体"/>
      <w:b/>
      <w:bCs/>
      <w:sz w:val="32"/>
      <w:szCs w:val="32"/>
    </w:rPr>
  </w:style>
  <w:style w:type="character" w:customStyle="1" w:styleId="53">
    <w:name w:val="标题 4 字符"/>
    <w:basedOn w:val="24"/>
    <w:link w:val="5"/>
    <w:semiHidden/>
    <w:qFormat/>
    <w:uiPriority w:val="9"/>
    <w:rPr>
      <w:rFonts w:asciiTheme="majorHAnsi" w:hAnsiTheme="majorHAnsi" w:eastAsiaTheme="majorEastAsia" w:cstheme="majorBidi"/>
      <w:b/>
      <w:bCs/>
      <w:sz w:val="28"/>
      <w:szCs w:val="28"/>
    </w:rPr>
  </w:style>
  <w:style w:type="character" w:customStyle="1" w:styleId="54">
    <w:name w:val="标题 5 字符"/>
    <w:basedOn w:val="24"/>
    <w:link w:val="6"/>
    <w:semiHidden/>
    <w:qFormat/>
    <w:uiPriority w:val="9"/>
    <w:rPr>
      <w:rFonts w:ascii="Times New Roman" w:hAnsi="Times New Roman" w:eastAsia="宋体"/>
      <w:b/>
      <w:bCs/>
      <w:sz w:val="28"/>
      <w:szCs w:val="28"/>
    </w:rPr>
  </w:style>
  <w:style w:type="character" w:customStyle="1" w:styleId="55">
    <w:name w:val="标题 6 字符"/>
    <w:basedOn w:val="24"/>
    <w:link w:val="7"/>
    <w:semiHidden/>
    <w:qFormat/>
    <w:uiPriority w:val="9"/>
    <w:rPr>
      <w:rFonts w:asciiTheme="majorHAnsi" w:hAnsiTheme="majorHAnsi" w:eastAsiaTheme="majorEastAsia" w:cstheme="majorBidi"/>
      <w:b/>
      <w:bCs/>
      <w:sz w:val="24"/>
      <w:szCs w:val="24"/>
    </w:rPr>
  </w:style>
  <w:style w:type="character" w:customStyle="1" w:styleId="56">
    <w:name w:val="标题 7 字符"/>
    <w:basedOn w:val="24"/>
    <w:link w:val="8"/>
    <w:semiHidden/>
    <w:qFormat/>
    <w:uiPriority w:val="9"/>
    <w:rPr>
      <w:rFonts w:ascii="Times New Roman" w:hAnsi="Times New Roman" w:eastAsia="宋体"/>
      <w:b/>
      <w:bCs/>
      <w:sz w:val="24"/>
      <w:szCs w:val="24"/>
    </w:rPr>
  </w:style>
  <w:style w:type="character" w:customStyle="1" w:styleId="57">
    <w:name w:val="标题 8 字符"/>
    <w:basedOn w:val="24"/>
    <w:link w:val="9"/>
    <w:semiHidden/>
    <w:qFormat/>
    <w:uiPriority w:val="9"/>
    <w:rPr>
      <w:rFonts w:asciiTheme="majorHAnsi" w:hAnsiTheme="majorHAnsi" w:eastAsiaTheme="majorEastAsia" w:cstheme="majorBidi"/>
      <w:sz w:val="24"/>
      <w:szCs w:val="24"/>
    </w:rPr>
  </w:style>
  <w:style w:type="character" w:customStyle="1" w:styleId="58">
    <w:name w:val="标题 9 字符"/>
    <w:basedOn w:val="24"/>
    <w:link w:val="10"/>
    <w:semiHidden/>
    <w:qFormat/>
    <w:uiPriority w:val="9"/>
    <w:rPr>
      <w:rFonts w:asciiTheme="majorHAnsi" w:hAnsiTheme="majorHAnsi" w:eastAsiaTheme="majorEastAsia" w:cstheme="majorBidi"/>
      <w:szCs w:val="21"/>
    </w:rPr>
  </w:style>
  <w:style w:type="paragraph" w:customStyle="1" w:styleId="59">
    <w:name w:val="MTDisplayEquation"/>
    <w:basedOn w:val="1"/>
    <w:next w:val="1"/>
    <w:link w:val="60"/>
    <w:qFormat/>
    <w:uiPriority w:val="0"/>
    <w:pPr>
      <w:tabs>
        <w:tab w:val="center" w:pos="4540"/>
        <w:tab w:val="right" w:pos="9080"/>
      </w:tabs>
      <w:ind w:firstLine="480" w:firstLineChars="200"/>
    </w:pPr>
  </w:style>
  <w:style w:type="character" w:customStyle="1" w:styleId="60">
    <w:name w:val="MTDisplayEquation Char"/>
    <w:basedOn w:val="24"/>
    <w:link w:val="59"/>
    <w:qFormat/>
    <w:uiPriority w:val="0"/>
    <w:rPr>
      <w:rFonts w:ascii="Times New Roman" w:hAnsi="Times New Roman" w:eastAsia="宋体"/>
      <w:sz w:val="24"/>
    </w:rPr>
  </w:style>
  <w:style w:type="character" w:customStyle="1" w:styleId="61">
    <w:name w:val="MTEquationSection"/>
    <w:basedOn w:val="24"/>
    <w:qFormat/>
    <w:uiPriority w:val="0"/>
    <w:rPr>
      <w:rFonts w:eastAsia="黑体"/>
      <w:b/>
      <w:vanish/>
      <w:color w:val="FF0000"/>
      <w:sz w:val="21"/>
      <w:szCs w:val="21"/>
    </w:rPr>
  </w:style>
  <w:style w:type="character" w:customStyle="1" w:styleId="62">
    <w:name w:val="脚注文本 字符"/>
    <w:basedOn w:val="24"/>
    <w:link w:val="18"/>
    <w:semiHidden/>
    <w:qFormat/>
    <w:uiPriority w:val="99"/>
    <w:rPr>
      <w:rFonts w:ascii="Times New Roman" w:hAnsi="Times New Roman" w:eastAsia="宋体"/>
      <w:sz w:val="18"/>
      <w:szCs w:val="18"/>
    </w:rPr>
  </w:style>
  <w:style w:type="paragraph" w:customStyle="1" w:styleId="63">
    <w:name w:val="phd_正文"/>
    <w:basedOn w:val="1"/>
    <w:link w:val="64"/>
    <w:qFormat/>
    <w:uiPriority w:val="0"/>
    <w:pPr>
      <w:spacing w:line="488" w:lineRule="exact"/>
      <w:ind w:firstLine="200" w:firstLineChars="200"/>
      <w:textAlignment w:val="center"/>
    </w:pPr>
  </w:style>
  <w:style w:type="character" w:customStyle="1" w:styleId="64">
    <w:name w:val="phd_正文 字符"/>
    <w:basedOn w:val="24"/>
    <w:link w:val="63"/>
    <w:qFormat/>
    <w:uiPriority w:val="0"/>
    <w:rPr>
      <w:rFonts w:ascii="Times New Roman" w:hAnsi="Times New Roman" w:eastAsia="宋体"/>
      <w:sz w:val="24"/>
    </w:rPr>
  </w:style>
  <w:style w:type="table" w:customStyle="1" w:styleId="65">
    <w:name w:val="样式1"/>
    <w:basedOn w:val="22"/>
    <w:uiPriority w:val="99"/>
    <w:pPr>
      <w:spacing w:line="360" w:lineRule="auto"/>
      <w:jc w:val="center"/>
    </w:pPr>
    <w:rPr>
      <w:rFonts w:ascii="Times New Roman" w:hAnsi="Times New Roman" w:eastAsia="宋体"/>
    </w:rPr>
    <w:tblPr>
      <w:tblBorders>
        <w:top w:val="single" w:color="auto" w:sz="12" w:space="0"/>
        <w:bottom w:val="single" w:color="auto" w:sz="12" w:space="0"/>
      </w:tblBorders>
    </w:tbl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9" Type="http://schemas.microsoft.com/office/2011/relationships/people" Target="people.xml"/><Relationship Id="rId48" Type="http://schemas.openxmlformats.org/officeDocument/2006/relationships/fontTable" Target="fontTable.xml"/><Relationship Id="rId47" Type="http://schemas.openxmlformats.org/officeDocument/2006/relationships/customXml" Target="../customXml/item1.xml"/><Relationship Id="rId46" Type="http://schemas.openxmlformats.org/officeDocument/2006/relationships/numbering" Target="numbering.xml"/><Relationship Id="rId45" Type="http://schemas.openxmlformats.org/officeDocument/2006/relationships/image" Target="media/image11.png"/><Relationship Id="rId44" Type="http://schemas.openxmlformats.org/officeDocument/2006/relationships/image" Target="media/image10.png"/><Relationship Id="rId43" Type="http://schemas.openxmlformats.org/officeDocument/2006/relationships/oleObject" Target="embeddings/oleObject13.bin"/><Relationship Id="rId42" Type="http://schemas.openxmlformats.org/officeDocument/2006/relationships/oleObject" Target="embeddings/oleObject12.bin"/><Relationship Id="rId41" Type="http://schemas.openxmlformats.org/officeDocument/2006/relationships/oleObject" Target="embeddings/oleObject11.bin"/><Relationship Id="rId40" Type="http://schemas.openxmlformats.org/officeDocument/2006/relationships/oleObject" Target="embeddings/oleObject10.bin"/><Relationship Id="rId4" Type="http://schemas.openxmlformats.org/officeDocument/2006/relationships/endnotes" Target="endnotes.xml"/><Relationship Id="rId39" Type="http://schemas.openxmlformats.org/officeDocument/2006/relationships/oleObject" Target="embeddings/oleObject9.bin"/><Relationship Id="rId38" Type="http://schemas.openxmlformats.org/officeDocument/2006/relationships/oleObject" Target="embeddings/oleObject8.bin"/><Relationship Id="rId37" Type="http://schemas.openxmlformats.org/officeDocument/2006/relationships/image" Target="media/image9.wmf"/><Relationship Id="rId36" Type="http://schemas.openxmlformats.org/officeDocument/2006/relationships/oleObject" Target="embeddings/oleObject7.bin"/><Relationship Id="rId35" Type="http://schemas.openxmlformats.org/officeDocument/2006/relationships/image" Target="media/image8.wmf"/><Relationship Id="rId34" Type="http://schemas.openxmlformats.org/officeDocument/2006/relationships/oleObject" Target="embeddings/oleObject6.bin"/><Relationship Id="rId33" Type="http://schemas.openxmlformats.org/officeDocument/2006/relationships/image" Target="media/image7.wmf"/><Relationship Id="rId32" Type="http://schemas.openxmlformats.org/officeDocument/2006/relationships/oleObject" Target="embeddings/oleObject5.bin"/><Relationship Id="rId31" Type="http://schemas.openxmlformats.org/officeDocument/2006/relationships/image" Target="media/image6.wmf"/><Relationship Id="rId30" Type="http://schemas.openxmlformats.org/officeDocument/2006/relationships/oleObject" Target="embeddings/oleObject4.bin"/><Relationship Id="rId3" Type="http://schemas.openxmlformats.org/officeDocument/2006/relationships/footnotes" Target="footnotes.xml"/><Relationship Id="rId29" Type="http://schemas.openxmlformats.org/officeDocument/2006/relationships/image" Target="media/image5.wmf"/><Relationship Id="rId28" Type="http://schemas.openxmlformats.org/officeDocument/2006/relationships/oleObject" Target="embeddings/oleObject3.bin"/><Relationship Id="rId27" Type="http://schemas.openxmlformats.org/officeDocument/2006/relationships/image" Target="media/image4.wmf"/><Relationship Id="rId26" Type="http://schemas.openxmlformats.org/officeDocument/2006/relationships/oleObject" Target="embeddings/oleObject2.bin"/><Relationship Id="rId25" Type="http://schemas.openxmlformats.org/officeDocument/2006/relationships/image" Target="media/image3.wmf"/><Relationship Id="rId24" Type="http://schemas.openxmlformats.org/officeDocument/2006/relationships/oleObject" Target="embeddings/oleObject1.bin"/><Relationship Id="rId23" Type="http://schemas.openxmlformats.org/officeDocument/2006/relationships/image" Target="media/image2.png"/><Relationship Id="rId22" Type="http://schemas.openxmlformats.org/officeDocument/2006/relationships/image" Target="media/image1.jpeg"/><Relationship Id="rId21" Type="http://schemas.openxmlformats.org/officeDocument/2006/relationships/theme" Target="theme/theme1.xml"/><Relationship Id="rId20" Type="http://schemas.openxmlformats.org/officeDocument/2006/relationships/header" Target="header9.xml"/><Relationship Id="rId2" Type="http://schemas.openxmlformats.org/officeDocument/2006/relationships/settings" Target="settings.xml"/><Relationship Id="rId19" Type="http://schemas.openxmlformats.org/officeDocument/2006/relationships/header" Target="header8.xml"/><Relationship Id="rId18" Type="http://schemas.openxmlformats.org/officeDocument/2006/relationships/footer" Target="footer7.xml"/><Relationship Id="rId17" Type="http://schemas.openxmlformats.org/officeDocument/2006/relationships/footer" Target="footer6.xml"/><Relationship Id="rId16" Type="http://schemas.openxmlformats.org/officeDocument/2006/relationships/header" Target="header7.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8E1A61-E52B-4B9D-9B09-826E6255F9E7}">
  <ds:schemaRefs/>
</ds:datastoreItem>
</file>

<file path=docProps/app.xml><?xml version="1.0" encoding="utf-8"?>
<Properties xmlns="http://schemas.openxmlformats.org/officeDocument/2006/extended-properties" xmlns:vt="http://schemas.openxmlformats.org/officeDocument/2006/docPropsVTypes">
  <Template>Normal.dotm</Template>
  <Company>613</Company>
  <Pages>39</Pages>
  <Words>2318</Words>
  <Characters>13217</Characters>
  <Lines>110</Lines>
  <Paragraphs>31</Paragraphs>
  <TotalTime>1</TotalTime>
  <ScaleCrop>false</ScaleCrop>
  <LinksUpToDate>false</LinksUpToDate>
  <CharactersWithSpaces>15504</CharactersWithSpaces>
  <Application>WPS Office_12.1.0.15990_F1E327BC-269C-435d-A152-05C5408002CA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2016-10-26T05:18:00Z</dcterms:created>
  <dc:creator>WeiQM</dc:creator>
  <cp:lastModifiedBy>陈尚斌</cp:lastModifiedBy>
  <cp:lastPrinted>2017-12-13T14:40:00Z</cp:lastPrinted>
  <dcterms:modified xsi:type="dcterms:W3CDTF">2026-05-15T13:39:55Z</dcterms:modified>
  <cp:revision>146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EquationNumber2">
    <vt:lpwstr>(#C1.#E1)</vt:lpwstr>
  </property>
  <property fmtid="{D5CDD505-2E9C-101B-9397-08002B2CF9AE}" pid="5" name="MTCustomEquationNumber">
    <vt:lpwstr>1</vt:lpwstr>
  </property>
  <property fmtid="{D5CDD505-2E9C-101B-9397-08002B2CF9AE}" pid="6" name="KSOProductBuildVer">
    <vt:lpwstr>2052-12.1.0.15990</vt:lpwstr>
  </property>
  <property fmtid="{D5CDD505-2E9C-101B-9397-08002B2CF9AE}" pid="7" name="ICV">
    <vt:lpwstr>2FAED8D6C2D5466B86C58CA483F900EC_12</vt:lpwstr>
  </property>
</Properties>
</file>